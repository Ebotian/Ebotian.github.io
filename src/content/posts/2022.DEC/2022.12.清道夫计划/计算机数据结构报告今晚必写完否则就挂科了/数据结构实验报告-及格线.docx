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16D36" w14:textId="77777777" w:rsidR="00026995" w:rsidRDefault="00000000">
      <w:pPr>
        <w:pStyle w:val="1"/>
        <w:jc w:val="center"/>
        <w:rPr>
          <w:sz w:val="72"/>
        </w:rPr>
      </w:pPr>
      <w:r>
        <w:rPr>
          <w:rFonts w:hint="eastAsia"/>
          <w:sz w:val="72"/>
        </w:rPr>
        <w:t>《计算机软件技术基础》实验报告</w:t>
      </w:r>
      <w:r>
        <w:rPr>
          <w:rFonts w:hint="eastAsia"/>
          <w:sz w:val="72"/>
        </w:rPr>
        <w:t>I</w:t>
      </w:r>
      <w:r>
        <w:rPr>
          <w:rFonts w:hint="eastAsia"/>
          <w:sz w:val="72"/>
        </w:rPr>
        <w:t>—数据结构</w:t>
      </w:r>
    </w:p>
    <w:p w14:paraId="1D577B9F" w14:textId="77777777" w:rsidR="00026995" w:rsidRDefault="00026995"/>
    <w:p w14:paraId="402E55C8" w14:textId="77777777" w:rsidR="00026995" w:rsidRDefault="00026995"/>
    <w:p w14:paraId="4C9DBD63" w14:textId="77777777" w:rsidR="00026995" w:rsidRDefault="00026995"/>
    <w:p w14:paraId="5A774FBC" w14:textId="77777777" w:rsidR="00026995" w:rsidRDefault="00026995"/>
    <w:p w14:paraId="2E3AD828" w14:textId="77777777" w:rsidR="00026995" w:rsidRDefault="00026995"/>
    <w:p w14:paraId="22834FD9" w14:textId="77777777" w:rsidR="00026995" w:rsidRDefault="00000000">
      <w:pPr>
        <w:spacing w:beforeLines="50" w:before="156" w:line="360" w:lineRule="auto"/>
        <w:ind w:firstLineChars="250" w:firstLine="1100"/>
        <w:rPr>
          <w:sz w:val="44"/>
          <w:szCs w:val="44"/>
          <w:u w:val="single"/>
        </w:rPr>
      </w:pPr>
      <w:r>
        <w:rPr>
          <w:rFonts w:hint="eastAsia"/>
          <w:sz w:val="44"/>
          <w:szCs w:val="44"/>
        </w:rPr>
        <w:t>班号：</w:t>
      </w:r>
      <w:r>
        <w:rPr>
          <w:rFonts w:hint="eastAsia"/>
          <w:sz w:val="44"/>
          <w:szCs w:val="44"/>
          <w:u w:val="single"/>
        </w:rPr>
        <w:t xml:space="preserve"> </w:t>
      </w:r>
    </w:p>
    <w:p w14:paraId="229AFF17" w14:textId="77777777" w:rsidR="00026995" w:rsidRDefault="00026995">
      <w:pPr>
        <w:spacing w:beforeLines="50" w:before="156" w:line="360" w:lineRule="auto"/>
        <w:ind w:firstLineChars="250" w:firstLine="1100"/>
        <w:rPr>
          <w:sz w:val="44"/>
          <w:szCs w:val="44"/>
        </w:rPr>
      </w:pPr>
    </w:p>
    <w:p w14:paraId="2F38E53B" w14:textId="77777777" w:rsidR="00026995" w:rsidRDefault="00026995"/>
    <w:p w14:paraId="34BED40A" w14:textId="77777777" w:rsidR="00026995" w:rsidRDefault="00026995"/>
    <w:p w14:paraId="17D941AD" w14:textId="77777777" w:rsidR="00026995" w:rsidRDefault="00026995"/>
    <w:p w14:paraId="04B94C9D" w14:textId="77777777" w:rsidR="00026995" w:rsidRDefault="00026995"/>
    <w:p w14:paraId="53BCD071" w14:textId="77777777" w:rsidR="00026995" w:rsidRDefault="00026995"/>
    <w:p w14:paraId="0D955BBE" w14:textId="77777777" w:rsidR="00026995" w:rsidRDefault="00026995"/>
    <w:p w14:paraId="35ED2F96" w14:textId="77777777" w:rsidR="00026995" w:rsidRDefault="00026995"/>
    <w:p w14:paraId="674763BC" w14:textId="77777777" w:rsidR="00026995" w:rsidRDefault="00026995"/>
    <w:p w14:paraId="38C9FFC2" w14:textId="77777777" w:rsidR="00026995" w:rsidRDefault="00026995"/>
    <w:p w14:paraId="386594DC" w14:textId="77777777" w:rsidR="00026995" w:rsidRDefault="00026995"/>
    <w:p w14:paraId="2C0C9E87" w14:textId="77777777" w:rsidR="00026995" w:rsidRDefault="00000000">
      <w:pPr>
        <w:jc w:val="center"/>
        <w:rPr>
          <w:sz w:val="72"/>
          <w:szCs w:val="72"/>
        </w:rPr>
      </w:pPr>
      <w:r>
        <w:rPr>
          <w:sz w:val="36"/>
          <w:szCs w:val="30"/>
        </w:rPr>
        <w:br w:type="page"/>
      </w:r>
      <w:r>
        <w:rPr>
          <w:rFonts w:hint="eastAsia"/>
          <w:sz w:val="72"/>
          <w:szCs w:val="72"/>
        </w:rPr>
        <w:lastRenderedPageBreak/>
        <w:t>目录</w:t>
      </w:r>
    </w:p>
    <w:p w14:paraId="7B2A7C61" w14:textId="77777777" w:rsidR="00026995" w:rsidRDefault="00026995">
      <w:pPr>
        <w:jc w:val="center"/>
        <w:rPr>
          <w:sz w:val="72"/>
          <w:szCs w:val="72"/>
        </w:rPr>
      </w:pPr>
    </w:p>
    <w:p w14:paraId="27F27F30"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w:t>
      </w:r>
      <w:proofErr w:type="gramStart"/>
      <w:r>
        <w:rPr>
          <w:rFonts w:ascii="Times New Roman" w:eastAsia="SimSun" w:hAnsi="Times New Roman" w:cs="Times New Roman" w:hint="eastAsia"/>
          <w:sz w:val="32"/>
          <w:szCs w:val="32"/>
        </w:rPr>
        <w:t>一</w:t>
      </w:r>
      <w:proofErr w:type="gramEnd"/>
      <w:r>
        <w:rPr>
          <w:rFonts w:ascii="Times New Roman" w:eastAsia="SimSun" w:hAnsi="Times New Roman" w:cs="Times New Roman" w:hint="eastAsia"/>
          <w:sz w:val="32"/>
          <w:szCs w:val="32"/>
        </w:rPr>
        <w:t>：顺序表（一）</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.………3</w:t>
      </w:r>
    </w:p>
    <w:p w14:paraId="1D062849"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实验二：顺序表（二）</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.7</w:t>
      </w:r>
    </w:p>
    <w:p w14:paraId="104435D0"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实验三：单链表</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10</w:t>
      </w:r>
    </w:p>
    <w:p w14:paraId="23D1365E"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实验四：顺序</w:t>
      </w:r>
      <w:proofErr w:type="gramStart"/>
      <w:r>
        <w:rPr>
          <w:rFonts w:ascii="Times New Roman" w:eastAsia="SimSun" w:hAnsi="Times New Roman" w:cs="Times New Roman" w:hint="eastAsia"/>
          <w:sz w:val="32"/>
          <w:szCs w:val="32"/>
        </w:rPr>
        <w:t>栈</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16</w:t>
      </w:r>
    </w:p>
    <w:p w14:paraId="2C1F8AC4"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实验五：链</w:t>
      </w:r>
      <w:proofErr w:type="gramStart"/>
      <w:r>
        <w:rPr>
          <w:rFonts w:ascii="Times New Roman" w:eastAsia="SimSun" w:hAnsi="Times New Roman" w:cs="Times New Roman" w:hint="eastAsia"/>
          <w:sz w:val="32"/>
          <w:szCs w:val="32"/>
        </w:rPr>
        <w:t>栈</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20</w:t>
      </w:r>
    </w:p>
    <w:p w14:paraId="511B5A24"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实验六：队列</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…24</w:t>
      </w:r>
    </w:p>
    <w:p w14:paraId="215E0839"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实验七：二叉树</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……28</w:t>
      </w:r>
    </w:p>
    <w:p w14:paraId="2F6E30D3"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实验八：</w:t>
      </w:r>
      <w:proofErr w:type="gramStart"/>
      <w:r>
        <w:rPr>
          <w:rFonts w:ascii="Times New Roman" w:eastAsia="SimSun" w:hAnsi="Times New Roman" w:cs="Times New Roman" w:hint="eastAsia"/>
          <w:sz w:val="32"/>
          <w:szCs w:val="32"/>
        </w:rPr>
        <w:t>二叉排序</w:t>
      </w:r>
      <w:proofErr w:type="gramEnd"/>
      <w:r>
        <w:rPr>
          <w:rFonts w:ascii="Times New Roman" w:eastAsia="SimSun" w:hAnsi="Times New Roman" w:cs="Times New Roman" w:hint="eastAsia"/>
          <w:sz w:val="32"/>
          <w:szCs w:val="32"/>
        </w:rPr>
        <w:t>树</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32</w:t>
      </w:r>
    </w:p>
    <w:p w14:paraId="3153D862"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实验九：查找</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…35</w:t>
      </w:r>
    </w:p>
    <w:p w14:paraId="78A0F73F"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实验十：排序</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…38</w:t>
      </w:r>
    </w:p>
    <w:p w14:paraId="523A2F4F"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实验十一：图</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42</w:t>
      </w:r>
    </w:p>
    <w:p w14:paraId="1D35DA9E"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实验十二：约瑟夫斯问题求解</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49</w:t>
      </w:r>
    </w:p>
    <w:p w14:paraId="3610AEF9" w14:textId="77777777" w:rsidR="00026995" w:rsidRDefault="00000000">
      <w:pPr>
        <w:jc w:val="left"/>
        <w:rPr>
          <w:rFonts w:ascii="Times New Roman" w:eastAsia="SimSun" w:hAnsi="Times New Roman" w:cs="Times New Roman"/>
          <w:sz w:val="32"/>
          <w:szCs w:val="32"/>
        </w:rPr>
      </w:pPr>
      <w:r>
        <w:rPr>
          <w:rFonts w:ascii="Times New Roman" w:eastAsia="SimSun" w:hAnsi="Times New Roman" w:cs="Times New Roman" w:hint="eastAsia"/>
          <w:sz w:val="32"/>
          <w:szCs w:val="32"/>
        </w:rPr>
        <w:t>实验十四：内部排序算法的实现与比较</w:t>
      </w:r>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w:t>
      </w:r>
      <w:proofErr w:type="gramStart"/>
      <w:r>
        <w:rPr>
          <w:rFonts w:ascii="Times New Roman" w:eastAsia="SimSun" w:hAnsi="Times New Roman" w:cs="Times New Roman"/>
          <w:sz w:val="32"/>
          <w:szCs w:val="32"/>
        </w:rPr>
        <w:t>..</w:t>
      </w:r>
      <w:proofErr w:type="gramEnd"/>
      <w:r>
        <w:rPr>
          <w:rFonts w:ascii="Times New Roman" w:eastAsia="SimSun" w:hAnsi="Times New Roman" w:cs="Times New Roman"/>
          <w:sz w:val="32"/>
          <w:szCs w:val="32"/>
        </w:rPr>
        <w:t>53</w:t>
      </w:r>
    </w:p>
    <w:p w14:paraId="39155C8D" w14:textId="77777777" w:rsidR="00026995" w:rsidRDefault="00026995">
      <w:pPr>
        <w:rPr>
          <w:sz w:val="32"/>
          <w:szCs w:val="32"/>
        </w:rPr>
      </w:pPr>
    </w:p>
    <w:p w14:paraId="038C5BC0" w14:textId="77777777" w:rsidR="00026995" w:rsidRDefault="00026995">
      <w:pPr>
        <w:rPr>
          <w:sz w:val="36"/>
          <w:szCs w:val="36"/>
        </w:rPr>
      </w:pPr>
    </w:p>
    <w:p w14:paraId="3AA89603" w14:textId="77777777" w:rsidR="00026995" w:rsidRDefault="00026995">
      <w:pPr>
        <w:rPr>
          <w:sz w:val="36"/>
          <w:szCs w:val="36"/>
        </w:rPr>
      </w:pPr>
    </w:p>
    <w:p w14:paraId="708FD2F2" w14:textId="77777777" w:rsidR="00026995" w:rsidRDefault="00026995">
      <w:pPr>
        <w:rPr>
          <w:sz w:val="36"/>
          <w:szCs w:val="36"/>
        </w:rPr>
      </w:pPr>
    </w:p>
    <w:p w14:paraId="589C704B" w14:textId="77777777" w:rsidR="00026995" w:rsidRDefault="00026995">
      <w:pPr>
        <w:rPr>
          <w:sz w:val="36"/>
          <w:szCs w:val="36"/>
        </w:rPr>
      </w:pPr>
    </w:p>
    <w:p w14:paraId="048CDA1F" w14:textId="77777777" w:rsidR="00026995" w:rsidRDefault="00000000">
      <w:pPr>
        <w:spacing w:line="300" w:lineRule="auto"/>
        <w:rPr>
          <w:rFonts w:ascii="SimSun" w:eastAsia="SimSun" w:hAnsi="SimSun"/>
          <w:b/>
          <w:bCs/>
          <w:sz w:val="28"/>
          <w:szCs w:val="28"/>
        </w:rPr>
      </w:pPr>
      <w:r>
        <w:rPr>
          <w:rFonts w:ascii="SimSun" w:eastAsia="SimSun" w:hAnsi="SimSun" w:hint="eastAsia"/>
          <w:b/>
          <w:bCs/>
          <w:sz w:val="28"/>
          <w:szCs w:val="28"/>
        </w:rPr>
        <w:lastRenderedPageBreak/>
        <w:t>实验一</w:t>
      </w:r>
    </w:p>
    <w:p w14:paraId="2A9887D1" w14:textId="77777777" w:rsidR="00026995" w:rsidRDefault="00000000">
      <w:pPr>
        <w:spacing w:line="300" w:lineRule="auto"/>
        <w:rPr>
          <w:rFonts w:ascii="SimSun" w:eastAsia="SimSun" w:hAnsi="SimSun"/>
          <w:bCs/>
          <w:color w:val="000000"/>
          <w:szCs w:val="21"/>
        </w:rPr>
      </w:pPr>
      <w:bookmarkStart w:id="0" w:name="_Hlk56191764"/>
      <w:r>
        <w:rPr>
          <w:rFonts w:ascii="SimSun" w:eastAsia="SimSun" w:hAnsi="SimSun" w:hint="eastAsia"/>
          <w:szCs w:val="21"/>
        </w:rPr>
        <w:t>1</w:t>
      </w:r>
      <w:r>
        <w:rPr>
          <w:rFonts w:ascii="SimSun" w:eastAsia="SimSun" w:hAnsi="SimSun"/>
          <w:szCs w:val="21"/>
        </w:rPr>
        <w:t>.</w:t>
      </w:r>
      <w:r>
        <w:rPr>
          <w:rFonts w:ascii="SimSun" w:eastAsia="SimSun" w:hAnsi="SimSun"/>
          <w:bCs/>
          <w:color w:val="000000"/>
          <w:szCs w:val="21"/>
        </w:rPr>
        <w:t>对象、目的和要求</w:t>
      </w:r>
      <w:r>
        <w:rPr>
          <w:rFonts w:ascii="SimSun" w:eastAsia="SimSun" w:hAnsi="SimSun" w:hint="eastAsia"/>
          <w:bCs/>
          <w:color w:val="000000"/>
          <w:szCs w:val="21"/>
        </w:rPr>
        <w:t>以顺序表为对象，</w:t>
      </w:r>
      <w:r>
        <w:rPr>
          <w:rFonts w:ascii="SimSun" w:eastAsia="SimSun" w:hAnsi="SimSun" w:cs="NSimSun" w:hint="eastAsia"/>
          <w:kern w:val="0"/>
          <w:szCs w:val="21"/>
          <w:highlight w:val="white"/>
        </w:rPr>
        <w:t>进行定义、创建、插入和删除操作，显示数据元素。</w:t>
      </w:r>
    </w:p>
    <w:p w14:paraId="389F2B60" w14:textId="77777777" w:rsidR="00026995" w:rsidRDefault="00000000">
      <w:pPr>
        <w:spacing w:line="300" w:lineRule="auto"/>
        <w:rPr>
          <w:rFonts w:ascii="SimSun" w:eastAsia="SimSun" w:hAnsi="SimSun"/>
          <w:szCs w:val="21"/>
        </w:rPr>
      </w:pPr>
      <w:r>
        <w:rPr>
          <w:rFonts w:ascii="SimSun" w:eastAsia="SimSun" w:hAnsi="SimSun" w:hint="eastAsia"/>
          <w:szCs w:val="21"/>
        </w:rPr>
        <w:t>2</w:t>
      </w:r>
      <w:r>
        <w:rPr>
          <w:rFonts w:ascii="SimSun" w:eastAsia="SimSun" w:hAnsi="SimSun"/>
          <w:szCs w:val="21"/>
        </w:rPr>
        <w:t>.函数流程图</w:t>
      </w:r>
    </w:p>
    <w:bookmarkEnd w:id="0"/>
    <w:p w14:paraId="4D4FE288" w14:textId="77777777" w:rsidR="00026995" w:rsidRDefault="00000000">
      <w:pPr>
        <w:spacing w:line="300" w:lineRule="auto"/>
        <w:rPr>
          <w:rFonts w:ascii="SimSun" w:eastAsia="SimSun" w:hAnsi="SimSun"/>
          <w:szCs w:val="21"/>
        </w:rPr>
      </w:pPr>
      <w:r>
        <w:rPr>
          <w:rFonts w:ascii="SimSun" w:eastAsia="SimSun" w:hAnsi="SimSun"/>
          <w:noProof/>
          <w:szCs w:val="21"/>
        </w:rPr>
        <w:drawing>
          <wp:inline distT="0" distB="0" distL="0" distR="0" wp14:anchorId="30CFD738" wp14:editId="30805B82">
            <wp:extent cx="5546090" cy="76314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a:extLst>
                        <a:ext uri="{28A0092B-C50C-407E-A947-70E740481C1C}">
                          <a14:useLocalDpi xmlns:a14="http://schemas.microsoft.com/office/drawing/2010/main" val="0"/>
                        </a:ext>
                      </a:extLst>
                    </a:blip>
                    <a:srcRect t="7473" r="42988"/>
                    <a:stretch>
                      <a:fillRect/>
                    </a:stretch>
                  </pic:blipFill>
                  <pic:spPr>
                    <a:xfrm>
                      <a:off x="0" y="0"/>
                      <a:ext cx="5568056" cy="7661545"/>
                    </a:xfrm>
                    <a:prstGeom prst="rect">
                      <a:avLst/>
                    </a:prstGeom>
                    <a:noFill/>
                    <a:ln>
                      <a:noFill/>
                    </a:ln>
                  </pic:spPr>
                </pic:pic>
              </a:graphicData>
            </a:graphic>
          </wp:inline>
        </w:drawing>
      </w:r>
    </w:p>
    <w:p w14:paraId="0CB26163" w14:textId="77777777" w:rsidR="00026995" w:rsidRDefault="00000000">
      <w:pPr>
        <w:spacing w:line="300" w:lineRule="auto"/>
        <w:rPr>
          <w:rFonts w:ascii="SimSun" w:eastAsia="SimSun" w:hAnsi="SimSun"/>
          <w:szCs w:val="21"/>
        </w:rPr>
      </w:pPr>
      <w:bookmarkStart w:id="1" w:name="_Hlk56191842"/>
      <w:r>
        <w:rPr>
          <w:rFonts w:ascii="SimSun" w:eastAsia="SimSun" w:hAnsi="SimSun" w:hint="eastAsia"/>
          <w:szCs w:val="21"/>
        </w:rPr>
        <w:t>3</w:t>
      </w:r>
      <w:r>
        <w:rPr>
          <w:rFonts w:ascii="SimSun" w:eastAsia="SimSun" w:hAnsi="SimSun"/>
          <w:szCs w:val="21"/>
        </w:rPr>
        <w:t>.</w:t>
      </w:r>
      <w:r>
        <w:rPr>
          <w:rFonts w:ascii="SimSun" w:eastAsia="SimSun" w:hAnsi="SimSun"/>
          <w:bCs/>
          <w:color w:val="000000"/>
          <w:szCs w:val="21"/>
        </w:rPr>
        <w:t>程序的数据输入要求</w:t>
      </w:r>
      <w:r>
        <w:rPr>
          <w:rFonts w:ascii="SimSun" w:eastAsia="SimSun" w:hAnsi="SimSun" w:hint="eastAsia"/>
          <w:bCs/>
          <w:color w:val="000000"/>
          <w:szCs w:val="21"/>
        </w:rPr>
        <w:t>、</w:t>
      </w:r>
      <w:r>
        <w:rPr>
          <w:rFonts w:ascii="SimSun" w:eastAsia="SimSun" w:hAnsi="SimSun"/>
          <w:szCs w:val="21"/>
        </w:rPr>
        <w:t>测试数据与运行结果</w:t>
      </w:r>
    </w:p>
    <w:p w14:paraId="324ECE9C"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lastRenderedPageBreak/>
        <w:t>（1）插入操作</w:t>
      </w:r>
    </w:p>
    <w:p w14:paraId="145900A1" w14:textId="77777777" w:rsidR="00026995" w:rsidRDefault="00000000">
      <w:pPr>
        <w:spacing w:line="300" w:lineRule="auto"/>
        <w:rPr>
          <w:rFonts w:ascii="SimSun" w:eastAsia="SimSun" w:hAnsi="SimSun"/>
          <w:szCs w:val="21"/>
        </w:rPr>
      </w:pPr>
      <w:r>
        <w:rPr>
          <w:rFonts w:ascii="SimSun" w:eastAsia="SimSun" w:hAnsi="SimSun"/>
          <w:bCs/>
          <w:color w:val="000000"/>
          <w:szCs w:val="21"/>
        </w:rPr>
        <w:t>数据输入</w:t>
      </w:r>
      <w:r>
        <w:rPr>
          <w:rFonts w:ascii="SimSun" w:eastAsia="SimSun" w:hAnsi="SimSun" w:hint="eastAsia"/>
          <w:bCs/>
          <w:color w:val="000000"/>
          <w:szCs w:val="21"/>
        </w:rPr>
        <w:t>：输入插入数据的</w:t>
      </w:r>
      <w:r>
        <w:rPr>
          <w:rFonts w:ascii="SimSun" w:eastAsia="SimSun" w:hAnsi="SimSun" w:hint="eastAsia"/>
          <w:szCs w:val="21"/>
        </w:rPr>
        <w:t>位置i，要插入的元素x，数据类型都为整型</w:t>
      </w:r>
    </w:p>
    <w:p w14:paraId="3579DEAE" w14:textId="77777777" w:rsidR="00026995" w:rsidRDefault="00000000">
      <w:pPr>
        <w:spacing w:line="300" w:lineRule="auto"/>
        <w:rPr>
          <w:rFonts w:ascii="SimSun" w:eastAsia="SimSun" w:hAnsi="SimSun"/>
          <w:szCs w:val="21"/>
        </w:rPr>
      </w:pPr>
      <w:r>
        <w:rPr>
          <w:rFonts w:ascii="SimSun" w:eastAsia="SimSun" w:hAnsi="SimSun"/>
          <w:szCs w:val="21"/>
        </w:rPr>
        <w:t>测试数据</w:t>
      </w:r>
      <w:r>
        <w:rPr>
          <w:rFonts w:ascii="SimSun" w:eastAsia="SimSun" w:hAnsi="SimSun" w:hint="eastAsia"/>
          <w:szCs w:val="21"/>
        </w:rPr>
        <w:t>：插入位置为1，插入元素为1</w:t>
      </w:r>
      <w:r>
        <w:rPr>
          <w:rFonts w:ascii="SimSun" w:eastAsia="SimSun" w:hAnsi="SimSun"/>
          <w:szCs w:val="21"/>
        </w:rPr>
        <w:t>10</w:t>
      </w:r>
    </w:p>
    <w:p w14:paraId="1F6089E9" w14:textId="77777777" w:rsidR="00026995" w:rsidRDefault="00000000">
      <w:pPr>
        <w:spacing w:line="300" w:lineRule="auto"/>
        <w:rPr>
          <w:rFonts w:ascii="SimSun" w:eastAsia="SimSun" w:hAnsi="SimSun"/>
          <w:szCs w:val="21"/>
        </w:rPr>
      </w:pPr>
      <w:r>
        <w:rPr>
          <w:rFonts w:ascii="SimSun" w:eastAsia="SimSun" w:hAnsi="SimSun"/>
          <w:szCs w:val="21"/>
        </w:rPr>
        <w:t>运行结果</w:t>
      </w:r>
      <w:r>
        <w:rPr>
          <w:rFonts w:ascii="SimSun" w:eastAsia="SimSun" w:hAnsi="SimSun" w:hint="eastAsia"/>
          <w:szCs w:val="21"/>
        </w:rPr>
        <w:t>：成功</w:t>
      </w:r>
    </w:p>
    <w:bookmarkEnd w:id="1"/>
    <w:p w14:paraId="55977B2C" w14:textId="77777777" w:rsidR="00026995" w:rsidRDefault="00000000">
      <w:pPr>
        <w:spacing w:line="300" w:lineRule="auto"/>
        <w:rPr>
          <w:rFonts w:ascii="SimSun" w:eastAsia="SimSun" w:hAnsi="SimSun"/>
          <w:szCs w:val="21"/>
        </w:rPr>
      </w:pPr>
      <w:r>
        <w:rPr>
          <w:rFonts w:ascii="SimSun" w:eastAsia="SimSun" w:hAnsi="SimSun"/>
          <w:noProof/>
          <w:szCs w:val="21"/>
        </w:rPr>
        <w:drawing>
          <wp:inline distT="0" distB="0" distL="0" distR="0" wp14:anchorId="47434DBD" wp14:editId="7C0A1862">
            <wp:extent cx="2559050" cy="1397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l="1644" t="-591" r="43200" b="53786"/>
                    <a:stretch>
                      <a:fillRect/>
                    </a:stretch>
                  </pic:blipFill>
                  <pic:spPr>
                    <a:xfrm>
                      <a:off x="0" y="0"/>
                      <a:ext cx="2579054" cy="1407832"/>
                    </a:xfrm>
                    <a:prstGeom prst="rect">
                      <a:avLst/>
                    </a:prstGeom>
                    <a:ln>
                      <a:noFill/>
                    </a:ln>
                  </pic:spPr>
                </pic:pic>
              </a:graphicData>
            </a:graphic>
          </wp:inline>
        </w:drawing>
      </w:r>
    </w:p>
    <w:p w14:paraId="2F5D246C" w14:textId="77777777" w:rsidR="00026995" w:rsidRDefault="00000000">
      <w:pPr>
        <w:spacing w:line="300" w:lineRule="auto"/>
        <w:rPr>
          <w:rFonts w:ascii="SimSun" w:eastAsia="SimSun" w:hAnsi="SimSun"/>
          <w:szCs w:val="21"/>
        </w:rPr>
      </w:pPr>
      <w:r>
        <w:rPr>
          <w:rFonts w:ascii="SimSun" w:eastAsia="SimSun" w:hAnsi="SimSun" w:hint="eastAsia"/>
          <w:szCs w:val="21"/>
        </w:rPr>
        <w:t>（2）</w:t>
      </w:r>
      <w:r>
        <w:rPr>
          <w:rFonts w:ascii="SimSun" w:eastAsia="SimSun" w:hAnsi="SimSun" w:cs="NSimSun" w:hint="eastAsia"/>
          <w:kern w:val="0"/>
          <w:szCs w:val="21"/>
          <w:highlight w:val="white"/>
        </w:rPr>
        <w:t>删除操作</w:t>
      </w:r>
    </w:p>
    <w:p w14:paraId="234B0A1E" w14:textId="77777777" w:rsidR="00026995" w:rsidRDefault="00000000">
      <w:pPr>
        <w:spacing w:line="300" w:lineRule="auto"/>
        <w:rPr>
          <w:rFonts w:ascii="SimSun" w:eastAsia="SimSun" w:hAnsi="SimSun"/>
          <w:szCs w:val="21"/>
        </w:rPr>
      </w:pPr>
      <w:r>
        <w:rPr>
          <w:rFonts w:ascii="SimSun" w:eastAsia="SimSun" w:hAnsi="SimSun"/>
          <w:bCs/>
          <w:color w:val="000000"/>
          <w:szCs w:val="21"/>
        </w:rPr>
        <w:t>数据输入</w:t>
      </w:r>
      <w:r>
        <w:rPr>
          <w:rFonts w:ascii="SimSun" w:eastAsia="SimSun" w:hAnsi="SimSun" w:hint="eastAsia"/>
          <w:bCs/>
          <w:color w:val="000000"/>
          <w:szCs w:val="21"/>
        </w:rPr>
        <w:t>：输入要删除的数据的</w:t>
      </w:r>
      <w:r>
        <w:rPr>
          <w:rFonts w:ascii="SimSun" w:eastAsia="SimSun" w:hAnsi="SimSun" w:hint="eastAsia"/>
          <w:szCs w:val="21"/>
        </w:rPr>
        <w:t>位置i数据类型为整型</w:t>
      </w:r>
    </w:p>
    <w:p w14:paraId="10CFF44C" w14:textId="77777777" w:rsidR="00026995" w:rsidRDefault="00000000">
      <w:pPr>
        <w:spacing w:line="300" w:lineRule="auto"/>
        <w:rPr>
          <w:rFonts w:ascii="SimSun" w:eastAsia="SimSun" w:hAnsi="SimSun"/>
          <w:szCs w:val="21"/>
        </w:rPr>
      </w:pPr>
      <w:r>
        <w:rPr>
          <w:rFonts w:ascii="SimSun" w:eastAsia="SimSun" w:hAnsi="SimSun"/>
          <w:szCs w:val="21"/>
        </w:rPr>
        <w:t>测试数据</w:t>
      </w:r>
      <w:r>
        <w:rPr>
          <w:rFonts w:ascii="SimSun" w:eastAsia="SimSun" w:hAnsi="SimSun" w:hint="eastAsia"/>
          <w:szCs w:val="21"/>
        </w:rPr>
        <w:t>：删除位置为1</w:t>
      </w:r>
    </w:p>
    <w:p w14:paraId="14DBC175" w14:textId="77777777" w:rsidR="00026995" w:rsidRDefault="00000000">
      <w:pPr>
        <w:spacing w:line="300" w:lineRule="auto"/>
        <w:rPr>
          <w:rFonts w:ascii="SimSun" w:eastAsia="SimSun" w:hAnsi="SimSun"/>
          <w:szCs w:val="21"/>
        </w:rPr>
      </w:pPr>
      <w:r>
        <w:rPr>
          <w:rFonts w:ascii="SimSun" w:eastAsia="SimSun" w:hAnsi="SimSun"/>
          <w:szCs w:val="21"/>
        </w:rPr>
        <w:t>运行结果</w:t>
      </w:r>
      <w:r>
        <w:rPr>
          <w:rFonts w:ascii="SimSun" w:eastAsia="SimSun" w:hAnsi="SimSun" w:hint="eastAsia"/>
          <w:szCs w:val="21"/>
        </w:rPr>
        <w:t>：成功</w:t>
      </w:r>
    </w:p>
    <w:p w14:paraId="4D9961AC" w14:textId="77777777" w:rsidR="00026995" w:rsidRDefault="00000000">
      <w:pPr>
        <w:spacing w:line="300" w:lineRule="auto"/>
        <w:rPr>
          <w:rFonts w:ascii="SimSun" w:eastAsia="SimSun" w:hAnsi="SimSun"/>
          <w:szCs w:val="21"/>
        </w:rPr>
      </w:pPr>
      <w:r>
        <w:rPr>
          <w:rFonts w:ascii="SimSun" w:eastAsia="SimSun" w:hAnsi="SimSun"/>
          <w:noProof/>
          <w:szCs w:val="21"/>
        </w:rPr>
        <w:drawing>
          <wp:inline distT="0" distB="0" distL="0" distR="0" wp14:anchorId="2A5667CE" wp14:editId="4FD91B95">
            <wp:extent cx="2537460" cy="97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1644" t="45624" r="43200" b="21337"/>
                    <a:stretch>
                      <a:fillRect/>
                    </a:stretch>
                  </pic:blipFill>
                  <pic:spPr>
                    <a:xfrm>
                      <a:off x="0" y="0"/>
                      <a:ext cx="2570426" cy="990441"/>
                    </a:xfrm>
                    <a:prstGeom prst="rect">
                      <a:avLst/>
                    </a:prstGeom>
                    <a:ln>
                      <a:noFill/>
                    </a:ln>
                  </pic:spPr>
                </pic:pic>
              </a:graphicData>
            </a:graphic>
          </wp:inline>
        </w:drawing>
      </w:r>
    </w:p>
    <w:p w14:paraId="1044D7DB" w14:textId="77777777" w:rsidR="00026995" w:rsidRDefault="00000000">
      <w:pPr>
        <w:spacing w:line="300" w:lineRule="auto"/>
        <w:rPr>
          <w:rFonts w:ascii="SimSun" w:eastAsia="SimSun" w:hAnsi="SimSun"/>
          <w:szCs w:val="21"/>
        </w:rPr>
      </w:pPr>
      <w:bookmarkStart w:id="2" w:name="_Hlk56191908"/>
      <w:r>
        <w:rPr>
          <w:rFonts w:ascii="SimSun" w:eastAsia="SimSun" w:hAnsi="SimSun" w:hint="eastAsia"/>
          <w:szCs w:val="21"/>
        </w:rPr>
        <w:t>4</w:t>
      </w:r>
      <w:r>
        <w:rPr>
          <w:rFonts w:ascii="SimSun" w:eastAsia="SimSun" w:hAnsi="SimSun"/>
          <w:szCs w:val="21"/>
        </w:rPr>
        <w:t>.带有注释的源程序</w:t>
      </w:r>
    </w:p>
    <w:bookmarkEnd w:id="2"/>
    <w:p w14:paraId="3C19B44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实验</w:t>
      </w:r>
      <w:proofErr w:type="gramStart"/>
      <w:r>
        <w:rPr>
          <w:rFonts w:ascii="SimSun" w:eastAsia="SimSun" w:hAnsi="SimSun" w:cs="NSimSun" w:hint="eastAsia"/>
          <w:kern w:val="0"/>
          <w:szCs w:val="21"/>
          <w:highlight w:val="white"/>
        </w:rPr>
        <w:t>一</w:t>
      </w:r>
      <w:proofErr w:type="gramEnd"/>
      <w:r>
        <w:rPr>
          <w:rFonts w:ascii="SimSun" w:eastAsia="SimSun" w:hAnsi="SimSun" w:cs="NSimSun" w:hint="eastAsia"/>
          <w:kern w:val="0"/>
          <w:szCs w:val="21"/>
          <w:highlight w:val="white"/>
        </w:rPr>
        <w:t>：顺序表的定义、创建、插入和删除操作，显示数据元素。</w:t>
      </w:r>
    </w:p>
    <w:p w14:paraId="4125680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#include&lt;stdio.h&gt;</w:t>
      </w:r>
    </w:p>
    <w:p w14:paraId="5314876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SeqList struct listtype</w:t>
      </w:r>
    </w:p>
    <w:p w14:paraId="559BFA8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MaxSize 1000</w:t>
      </w:r>
    </w:p>
    <w:p w14:paraId="5BE6BAA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ElemType int</w:t>
      </w:r>
    </w:p>
    <w:p w14:paraId="3D944A1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SeqList</w:t>
      </w:r>
    </w:p>
    <w:p w14:paraId="7CEAA2D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5075766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data[MaxSize + 1];</w:t>
      </w:r>
    </w:p>
    <w:p w14:paraId="454B5FA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last;</w:t>
      </w:r>
    </w:p>
    <w:p w14:paraId="77A1392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顺序表的定义</w:t>
      </w:r>
    </w:p>
    <w:p w14:paraId="7F1B2CF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SeqList *init_SeqList()//</w:t>
      </w:r>
      <w:r>
        <w:rPr>
          <w:rFonts w:ascii="SimSun" w:eastAsia="SimSun" w:hAnsi="SimSun" w:cs="NSimSun" w:hint="eastAsia"/>
          <w:kern w:val="0"/>
          <w:szCs w:val="21"/>
          <w:highlight w:val="white"/>
        </w:rPr>
        <w:t>顺序表的创建</w:t>
      </w:r>
    </w:p>
    <w:p w14:paraId="5098F3C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16CD9A8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SeqList *L;</w:t>
      </w:r>
    </w:p>
    <w:p w14:paraId="68ADD01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L = (SeqList*)malloc(sizeof(SeqList));</w:t>
      </w:r>
    </w:p>
    <w:p w14:paraId="6F159C4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L-&gt;last = 0;</w:t>
      </w:r>
    </w:p>
    <w:p w14:paraId="2B1A703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L;</w:t>
      </w:r>
    </w:p>
    <w:p w14:paraId="3050E9F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w:t>
      </w:r>
    </w:p>
    <w:p w14:paraId="2B2BA03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Insert_SeqList(SeqList *L, int i, ElemType x)//</w:t>
      </w:r>
      <w:r>
        <w:rPr>
          <w:rFonts w:ascii="SimSun" w:eastAsia="SimSun" w:hAnsi="SimSun" w:cs="NSimSun" w:hint="eastAsia"/>
          <w:kern w:val="0"/>
          <w:szCs w:val="21"/>
          <w:highlight w:val="white"/>
        </w:rPr>
        <w:t xml:space="preserve"> 顺序表插入操作，i是逻辑序号</w:t>
      </w:r>
    </w:p>
    <w:p w14:paraId="43AE136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082B43D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j;</w:t>
      </w:r>
    </w:p>
    <w:p w14:paraId="7ED563E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(L-&gt;last == MaxSize) //</w:t>
      </w:r>
      <w:r>
        <w:rPr>
          <w:rFonts w:ascii="SimSun" w:eastAsia="SimSun" w:hAnsi="SimSun" w:cs="NSimSun" w:hint="eastAsia"/>
          <w:kern w:val="0"/>
          <w:szCs w:val="21"/>
          <w:highlight w:val="white"/>
        </w:rPr>
        <w:t>空间已满，不能插入</w:t>
      </w:r>
    </w:p>
    <w:p w14:paraId="5B66202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7EC81F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表满</w:t>
      </w:r>
      <w:r>
        <w:rPr>
          <w:rFonts w:ascii="SimSun" w:eastAsia="SimSun" w:hAnsi="SimSun" w:cs="NSimSun"/>
          <w:kern w:val="0"/>
          <w:szCs w:val="21"/>
          <w:highlight w:val="white"/>
        </w:rPr>
        <w:t>");</w:t>
      </w:r>
    </w:p>
    <w:p w14:paraId="474295A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return(-1);}</w:t>
      </w:r>
    </w:p>
    <w:p w14:paraId="6073249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(i&lt;1 || i&gt;L-&gt;last + 1) //</w:t>
      </w:r>
      <w:r>
        <w:rPr>
          <w:rFonts w:ascii="SimSun" w:eastAsia="SimSun" w:hAnsi="SimSun" w:cs="NSimSun" w:hint="eastAsia"/>
          <w:kern w:val="0"/>
          <w:szCs w:val="21"/>
          <w:highlight w:val="white"/>
        </w:rPr>
        <w:t>插入位置不合法</w:t>
      </w:r>
    </w:p>
    <w:p w14:paraId="3C50A72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D29504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插入位置错误</w:t>
      </w:r>
      <w:r>
        <w:rPr>
          <w:rFonts w:ascii="SimSun" w:eastAsia="SimSun" w:hAnsi="SimSun" w:cs="NSimSun"/>
          <w:kern w:val="0"/>
          <w:szCs w:val="21"/>
          <w:highlight w:val="white"/>
        </w:rPr>
        <w:t>");</w:t>
      </w:r>
    </w:p>
    <w:p w14:paraId="34F93D6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0;</w:t>
      </w:r>
    </w:p>
    <w:p w14:paraId="58B4BC0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289E5A2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(i == L-&gt;last + 1)</w:t>
      </w:r>
    </w:p>
    <w:p w14:paraId="5DF6069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L-&gt;data[L-&gt;last + 1] = x;</w:t>
      </w:r>
    </w:p>
    <w:p w14:paraId="426819C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else</w:t>
      </w:r>
    </w:p>
    <w:p w14:paraId="2EB1232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5C9F97A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for (j = L-&gt;last; j&gt;=i; j--)</w:t>
      </w:r>
    </w:p>
    <w:p w14:paraId="7189590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L-&gt;data[j + 1] = L-&gt;data[j]; //</w:t>
      </w:r>
      <w:r>
        <w:rPr>
          <w:rFonts w:ascii="SimSun" w:eastAsia="SimSun" w:hAnsi="SimSun" w:cs="NSimSun" w:hint="eastAsia"/>
          <w:kern w:val="0"/>
          <w:szCs w:val="21"/>
          <w:highlight w:val="white"/>
        </w:rPr>
        <w:t>结点移动</w:t>
      </w:r>
    </w:p>
    <w:p w14:paraId="3D2A25D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L-&gt;data[i] = x; //</w:t>
      </w:r>
      <w:r>
        <w:rPr>
          <w:rFonts w:ascii="SimSun" w:eastAsia="SimSun" w:hAnsi="SimSun" w:cs="NSimSun" w:hint="eastAsia"/>
          <w:kern w:val="0"/>
          <w:szCs w:val="21"/>
          <w:highlight w:val="white"/>
        </w:rPr>
        <w:t>新元素插入</w:t>
      </w:r>
    </w:p>
    <w:p w14:paraId="14FA3B9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5ECDCAB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L-&gt;last++;//</w:t>
      </w:r>
      <w:r>
        <w:rPr>
          <w:rFonts w:ascii="SimSun" w:eastAsia="SimSun" w:hAnsi="SimSun" w:cs="NSimSun" w:hint="eastAsia"/>
          <w:kern w:val="0"/>
          <w:szCs w:val="21"/>
          <w:highlight w:val="white"/>
        </w:rPr>
        <w:t>last指向最后元素</w:t>
      </w:r>
    </w:p>
    <w:p w14:paraId="17E63EF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1; //</w:t>
      </w:r>
      <w:r>
        <w:rPr>
          <w:rFonts w:ascii="SimSun" w:eastAsia="SimSun" w:hAnsi="SimSun" w:cs="NSimSun" w:hint="eastAsia"/>
          <w:kern w:val="0"/>
          <w:szCs w:val="21"/>
          <w:highlight w:val="white"/>
        </w:rPr>
        <w:t>插入成功</w:t>
      </w:r>
    </w:p>
    <w:p w14:paraId="770A994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6CA7ACF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Delete_SeqList(SeqList *L, int i) //</w:t>
      </w:r>
      <w:r>
        <w:rPr>
          <w:rFonts w:ascii="SimSun" w:eastAsia="SimSun" w:hAnsi="SimSun" w:cs="NSimSun" w:hint="eastAsia"/>
          <w:kern w:val="0"/>
          <w:szCs w:val="21"/>
          <w:highlight w:val="white"/>
        </w:rPr>
        <w:t>顺序表的删除操作</w:t>
      </w:r>
    </w:p>
    <w:p w14:paraId="77A4182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6D40BEC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j;</w:t>
      </w:r>
    </w:p>
    <w:p w14:paraId="67E3D44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(i&lt;1 || i&gt;L-&gt;last) //</w:t>
      </w:r>
      <w:r>
        <w:rPr>
          <w:rFonts w:ascii="SimSun" w:eastAsia="SimSun" w:hAnsi="SimSun" w:cs="NSimSun" w:hint="eastAsia"/>
          <w:kern w:val="0"/>
          <w:szCs w:val="21"/>
          <w:highlight w:val="white"/>
        </w:rPr>
        <w:t>插入位置不合法</w:t>
      </w:r>
    </w:p>
    <w:p w14:paraId="2A54592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00EC019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不存在第</w:t>
      </w:r>
      <w:r>
        <w:rPr>
          <w:rFonts w:ascii="SimSun" w:eastAsia="SimSun" w:hAnsi="SimSun" w:cs="NSimSun"/>
          <w:kern w:val="0"/>
          <w:szCs w:val="21"/>
          <w:highlight w:val="white"/>
        </w:rPr>
        <w:t>i</w:t>
      </w:r>
      <w:proofErr w:type="gramStart"/>
      <w:r>
        <w:rPr>
          <w:rFonts w:ascii="SimSun" w:eastAsia="SimSun" w:hAnsi="SimSun" w:cs="NSimSun" w:hint="eastAsia"/>
          <w:kern w:val="0"/>
          <w:szCs w:val="21"/>
          <w:highlight w:val="white"/>
        </w:rPr>
        <w:t>个</w:t>
      </w:r>
      <w:proofErr w:type="gramEnd"/>
      <w:r>
        <w:rPr>
          <w:rFonts w:ascii="SimSun" w:eastAsia="SimSun" w:hAnsi="SimSun" w:cs="NSimSun" w:hint="eastAsia"/>
          <w:kern w:val="0"/>
          <w:szCs w:val="21"/>
          <w:highlight w:val="white"/>
        </w:rPr>
        <w:t>元素</w:t>
      </w:r>
      <w:r>
        <w:rPr>
          <w:rFonts w:ascii="SimSun" w:eastAsia="SimSun" w:hAnsi="SimSun" w:cs="NSimSun"/>
          <w:kern w:val="0"/>
          <w:szCs w:val="21"/>
          <w:highlight w:val="white"/>
        </w:rPr>
        <w:t>\n");</w:t>
      </w:r>
    </w:p>
    <w:p w14:paraId="79058C9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return(-1);</w:t>
      </w:r>
    </w:p>
    <w:p w14:paraId="64F05AE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3DCE6B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(j = i; j &lt;= L-&gt;last - 1; j++)</w:t>
      </w:r>
    </w:p>
    <w:p w14:paraId="7C8C42F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L-&gt;data[j] = L-&gt;data[j + 1]; //</w:t>
      </w:r>
      <w:r>
        <w:rPr>
          <w:rFonts w:ascii="SimSun" w:eastAsia="SimSun" w:hAnsi="SimSun" w:cs="NSimSun" w:hint="eastAsia"/>
          <w:kern w:val="0"/>
          <w:szCs w:val="21"/>
          <w:highlight w:val="white"/>
        </w:rPr>
        <w:t>结点移动</w:t>
      </w:r>
    </w:p>
    <w:p w14:paraId="2BF2C07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L-&gt;last--;</w:t>
      </w:r>
    </w:p>
    <w:p w14:paraId="1ACDBBD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t>return(1); //</w:t>
      </w:r>
      <w:r>
        <w:rPr>
          <w:rFonts w:ascii="SimSun" w:eastAsia="SimSun" w:hAnsi="SimSun" w:cs="NSimSun" w:hint="eastAsia"/>
          <w:kern w:val="0"/>
          <w:szCs w:val="21"/>
          <w:highlight w:val="white"/>
        </w:rPr>
        <w:t>删除成功</w:t>
      </w:r>
    </w:p>
    <w:p w14:paraId="61AC0C8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206AA18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main()</w:t>
      </w:r>
    </w:p>
    <w:p w14:paraId="35C411E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3DF0DFC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 xml:space="preserve">SeqList *L; </w:t>
      </w:r>
    </w:p>
    <w:p w14:paraId="5CC4D87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L = init_SeqList();//</w:t>
      </w:r>
      <w:r>
        <w:rPr>
          <w:rFonts w:ascii="SimSun" w:eastAsia="SimSun" w:hAnsi="SimSun" w:cs="NSimSun" w:hint="eastAsia"/>
          <w:kern w:val="0"/>
          <w:szCs w:val="21"/>
          <w:highlight w:val="white"/>
        </w:rPr>
        <w:t>创建顺序表</w:t>
      </w:r>
    </w:p>
    <w:p w14:paraId="06B10F8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i,flag;//</w:t>
      </w:r>
      <w:r>
        <w:rPr>
          <w:rFonts w:ascii="SimSun" w:eastAsia="SimSun" w:hAnsi="SimSun" w:cs="NSimSun" w:hint="eastAsia"/>
          <w:kern w:val="0"/>
          <w:szCs w:val="21"/>
          <w:highlight w:val="white"/>
        </w:rPr>
        <w:t>flag用来存储用户选择</w:t>
      </w:r>
    </w:p>
    <w:p w14:paraId="51AE17D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x;</w:t>
      </w:r>
    </w:p>
    <w:p w14:paraId="1ED4A25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请输入插入位置</w:t>
      </w:r>
      <w:r>
        <w:rPr>
          <w:rFonts w:ascii="SimSun" w:eastAsia="SimSun" w:hAnsi="SimSun" w:cs="NSimSun"/>
          <w:kern w:val="0"/>
          <w:szCs w:val="21"/>
          <w:highlight w:val="white"/>
        </w:rPr>
        <w:t>i</w:t>
      </w:r>
      <w:r>
        <w:rPr>
          <w:rFonts w:ascii="SimSun" w:eastAsia="SimSun" w:hAnsi="SimSun" w:cs="NSimSun" w:hint="eastAsia"/>
          <w:kern w:val="0"/>
          <w:szCs w:val="21"/>
          <w:highlight w:val="white"/>
        </w:rPr>
        <w:t>和新元素的值</w:t>
      </w:r>
      <w:r>
        <w:rPr>
          <w:rFonts w:ascii="SimSun" w:eastAsia="SimSun" w:hAnsi="SimSun" w:cs="NSimSun"/>
          <w:kern w:val="0"/>
          <w:szCs w:val="21"/>
          <w:highlight w:val="white"/>
        </w:rPr>
        <w:t>x\n");</w:t>
      </w:r>
    </w:p>
    <w:p w14:paraId="5E64AF4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scanf_s("%d%d",&amp;i,&amp;x,2);</w:t>
      </w:r>
    </w:p>
    <w:p w14:paraId="57A5488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getchar();</w:t>
      </w:r>
    </w:p>
    <w:p w14:paraId="7ADC480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flag=Insert_SeqList(L,i,x);</w:t>
      </w:r>
    </w:p>
    <w:p w14:paraId="6FC4C88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(flag == 1)//</w:t>
      </w:r>
      <w:r>
        <w:rPr>
          <w:rFonts w:ascii="SimSun" w:eastAsia="SimSun" w:hAnsi="SimSun" w:cs="NSimSun" w:hint="eastAsia"/>
          <w:kern w:val="0"/>
          <w:szCs w:val="21"/>
          <w:highlight w:val="white"/>
        </w:rPr>
        <w:t>插入成功</w:t>
      </w:r>
    </w:p>
    <w:p w14:paraId="6B4CD61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printf("success\n");</w:t>
      </w:r>
    </w:p>
    <w:p w14:paraId="7DBE8A2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顺序表的值为：</w:t>
      </w:r>
      <w:r>
        <w:rPr>
          <w:rFonts w:ascii="SimSun" w:eastAsia="SimSun" w:hAnsi="SimSun" w:cs="NSimSun"/>
          <w:kern w:val="0"/>
          <w:szCs w:val="21"/>
          <w:highlight w:val="white"/>
        </w:rPr>
        <w:t>\n");</w:t>
      </w:r>
      <w:r>
        <w:rPr>
          <w:rFonts w:ascii="SimSun" w:eastAsia="SimSun" w:hAnsi="SimSun" w:cs="NSimSun" w:hint="eastAsia"/>
          <w:kern w:val="0"/>
          <w:szCs w:val="21"/>
          <w:highlight w:val="white"/>
        </w:rPr>
        <w:t xml:space="preserve"> </w:t>
      </w:r>
    </w:p>
    <w:p w14:paraId="11C7950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(int m = 1; m &lt;= L-&gt;last; m++)</w:t>
      </w:r>
    </w:p>
    <w:p w14:paraId="30ACD55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180E2A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printf("%d  ",L-&gt;data[m]); //</w:t>
      </w:r>
      <w:r>
        <w:rPr>
          <w:rFonts w:ascii="SimSun" w:eastAsia="SimSun" w:hAnsi="SimSun" w:cs="NSimSun" w:hint="eastAsia"/>
          <w:kern w:val="0"/>
          <w:szCs w:val="21"/>
          <w:highlight w:val="white"/>
        </w:rPr>
        <w:t>顺序表的输出</w:t>
      </w:r>
      <w:r>
        <w:rPr>
          <w:rFonts w:ascii="SimSun" w:eastAsia="SimSun" w:hAnsi="SimSun" w:cs="NSimSun"/>
          <w:kern w:val="0"/>
          <w:szCs w:val="21"/>
          <w:highlight w:val="white"/>
        </w:rPr>
        <w:t>}</w:t>
      </w:r>
    </w:p>
    <w:p w14:paraId="788463D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printf("\n</w:t>
      </w:r>
      <w:r>
        <w:rPr>
          <w:rFonts w:ascii="SimSun" w:eastAsia="SimSun" w:hAnsi="SimSun" w:cs="NSimSun" w:hint="eastAsia"/>
          <w:kern w:val="0"/>
          <w:szCs w:val="21"/>
          <w:highlight w:val="white"/>
        </w:rPr>
        <w:t>请输入删除位置</w:t>
      </w:r>
      <w:r>
        <w:rPr>
          <w:rFonts w:ascii="SimSun" w:eastAsia="SimSun" w:hAnsi="SimSun" w:cs="NSimSun"/>
          <w:kern w:val="0"/>
          <w:szCs w:val="21"/>
          <w:highlight w:val="white"/>
        </w:rPr>
        <w:t>i\n");</w:t>
      </w:r>
    </w:p>
    <w:p w14:paraId="09F7A92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scanf_s("%d", &amp;i, 1);</w:t>
      </w:r>
    </w:p>
    <w:p w14:paraId="7D20A92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getchar();</w:t>
      </w:r>
    </w:p>
    <w:p w14:paraId="690676F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flag = Delete_SeqList(L, i);</w:t>
      </w:r>
    </w:p>
    <w:p w14:paraId="380FB3B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(flag == 1)</w:t>
      </w:r>
      <w:r>
        <w:rPr>
          <w:rFonts w:ascii="SimSun" w:eastAsia="SimSun" w:hAnsi="SimSun" w:cs="NSimSun" w:hint="eastAsia"/>
          <w:kern w:val="0"/>
          <w:szCs w:val="21"/>
          <w:highlight w:val="white"/>
        </w:rPr>
        <w:t>/</w:t>
      </w:r>
      <w:r>
        <w:rPr>
          <w:rFonts w:ascii="SimSun" w:eastAsia="SimSun" w:hAnsi="SimSun" w:cs="NSimSun"/>
          <w:kern w:val="0"/>
          <w:szCs w:val="21"/>
          <w:highlight w:val="white"/>
        </w:rPr>
        <w:t>/</w:t>
      </w:r>
      <w:r>
        <w:rPr>
          <w:rFonts w:ascii="SimSun" w:eastAsia="SimSun" w:hAnsi="SimSun" w:cs="NSimSun" w:hint="eastAsia"/>
          <w:kern w:val="0"/>
          <w:szCs w:val="21"/>
          <w:highlight w:val="white"/>
        </w:rPr>
        <w:t>删除成功</w:t>
      </w:r>
    </w:p>
    <w:p w14:paraId="4D6EF56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printf("success\n");</w:t>
      </w:r>
    </w:p>
    <w:p w14:paraId="34C8926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顺序表的值为：</w:t>
      </w:r>
      <w:r>
        <w:rPr>
          <w:rFonts w:ascii="SimSun" w:eastAsia="SimSun" w:hAnsi="SimSun" w:cs="NSimSun"/>
          <w:kern w:val="0"/>
          <w:szCs w:val="21"/>
          <w:highlight w:val="white"/>
        </w:rPr>
        <w:t>\n");</w:t>
      </w:r>
      <w:r>
        <w:rPr>
          <w:rFonts w:ascii="SimSun" w:eastAsia="SimSun" w:hAnsi="SimSun" w:cs="NSimSun" w:hint="eastAsia"/>
          <w:kern w:val="0"/>
          <w:szCs w:val="21"/>
          <w:highlight w:val="white"/>
        </w:rPr>
        <w:t xml:space="preserve"> </w:t>
      </w:r>
    </w:p>
    <w:p w14:paraId="0DA4950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(int m = 1; m &lt;= L-&gt;last; m++)</w:t>
      </w:r>
    </w:p>
    <w:p w14:paraId="7DF5850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4EFC6D4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printf("%d  ", L-&gt;data[m]); //</w:t>
      </w:r>
      <w:r>
        <w:rPr>
          <w:rFonts w:ascii="SimSun" w:eastAsia="SimSun" w:hAnsi="SimSun" w:cs="NSimSun" w:hint="eastAsia"/>
          <w:kern w:val="0"/>
          <w:szCs w:val="21"/>
          <w:highlight w:val="white"/>
        </w:rPr>
        <w:t>顺序表的输出</w:t>
      </w:r>
    </w:p>
    <w:p w14:paraId="44F9F93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44DA8F7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1;</w:t>
      </w:r>
    </w:p>
    <w:p w14:paraId="0FBDC17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7DB2A1ED" w14:textId="77777777" w:rsidR="00026995" w:rsidRDefault="00000000">
      <w:pPr>
        <w:spacing w:line="300" w:lineRule="auto"/>
        <w:rPr>
          <w:rFonts w:ascii="SimSun" w:eastAsia="SimSun" w:hAnsi="SimSun"/>
          <w:bCs/>
          <w:color w:val="000000"/>
          <w:szCs w:val="21"/>
        </w:rPr>
      </w:pPr>
      <w:r>
        <w:rPr>
          <w:rFonts w:ascii="SimSun" w:eastAsia="SimSun" w:hAnsi="SimSun" w:hint="eastAsia"/>
          <w:szCs w:val="21"/>
        </w:rPr>
        <w:t>5</w:t>
      </w:r>
      <w:r>
        <w:rPr>
          <w:rFonts w:ascii="SimSun" w:eastAsia="SimSun" w:hAnsi="SimSun"/>
          <w:szCs w:val="21"/>
        </w:rPr>
        <w:t>.</w:t>
      </w:r>
      <w:r>
        <w:rPr>
          <w:rFonts w:ascii="SimSun" w:eastAsia="SimSun" w:hAnsi="SimSun"/>
          <w:bCs/>
          <w:color w:val="000000"/>
          <w:szCs w:val="21"/>
        </w:rPr>
        <w:t>实验的收获：</w:t>
      </w:r>
    </w:p>
    <w:p w14:paraId="48FB02CC" w14:textId="77777777" w:rsidR="00026995" w:rsidRDefault="00000000">
      <w:pPr>
        <w:spacing w:line="300" w:lineRule="auto"/>
        <w:rPr>
          <w:rFonts w:ascii="SimSun" w:eastAsia="SimSun" w:hAnsi="SimSun" w:cs="NSimSun"/>
          <w:kern w:val="0"/>
          <w:szCs w:val="21"/>
          <w:highlight w:val="white"/>
        </w:rPr>
      </w:pPr>
      <w:bookmarkStart w:id="3" w:name="_Hlk57455243"/>
      <w:r>
        <w:rPr>
          <w:rFonts w:ascii="SimSun" w:eastAsia="SimSun" w:hAnsi="SimSun" w:hint="eastAsia"/>
          <w:bCs/>
          <w:color w:val="000000"/>
          <w:szCs w:val="21"/>
        </w:rPr>
        <w:t>实验中</w:t>
      </w:r>
      <w:r>
        <w:rPr>
          <w:rFonts w:ascii="SimSun" w:eastAsia="SimSun" w:hAnsi="SimSun"/>
          <w:bCs/>
          <w:color w:val="000000"/>
          <w:szCs w:val="21"/>
        </w:rPr>
        <w:t>遇到的问题</w:t>
      </w:r>
      <w:r>
        <w:rPr>
          <w:rFonts w:ascii="SimSun" w:eastAsia="SimSun" w:hAnsi="SimSun" w:hint="eastAsia"/>
          <w:bCs/>
          <w:color w:val="000000"/>
          <w:szCs w:val="21"/>
        </w:rPr>
        <w:t>是插入新元素后，顺序表的元素数量总是不能正常地加一，发现问题出在</w:t>
      </w:r>
      <w:r>
        <w:rPr>
          <w:rFonts w:ascii="SimSun" w:eastAsia="SimSun" w:hAnsi="SimSun" w:cs="NSimSun"/>
          <w:kern w:val="0"/>
          <w:szCs w:val="21"/>
          <w:highlight w:val="white"/>
        </w:rPr>
        <w:t>L-&gt;last</w:t>
      </w:r>
      <w:r>
        <w:rPr>
          <w:rFonts w:ascii="SimSun" w:eastAsia="SimSun" w:hAnsi="SimSun" w:cs="NSimSun" w:hint="eastAsia"/>
          <w:kern w:val="0"/>
          <w:szCs w:val="21"/>
          <w:highlight w:val="white"/>
        </w:rPr>
        <w:t>上，于是增加了“</w:t>
      </w:r>
      <w:r>
        <w:rPr>
          <w:rFonts w:ascii="SimSun" w:eastAsia="SimSun" w:hAnsi="SimSun" w:cs="NSimSun"/>
          <w:kern w:val="0"/>
          <w:szCs w:val="21"/>
          <w:highlight w:val="white"/>
        </w:rPr>
        <w:t>L-&gt;last++;</w:t>
      </w:r>
      <w:r>
        <w:rPr>
          <w:rFonts w:ascii="SimSun" w:eastAsia="SimSun" w:hAnsi="SimSun" w:cs="NSimSun" w:hint="eastAsia"/>
          <w:kern w:val="0"/>
          <w:szCs w:val="21"/>
          <w:highlight w:val="white"/>
        </w:rPr>
        <w:t>”这一语句，使每次操作后，last都指向最后元素。这个方法成功解决了我的问题。</w:t>
      </w:r>
      <w:bookmarkEnd w:id="3"/>
    </w:p>
    <w:p w14:paraId="60A73622" w14:textId="77777777" w:rsidR="00026995" w:rsidRDefault="00000000">
      <w:pPr>
        <w:spacing w:line="300" w:lineRule="auto"/>
        <w:rPr>
          <w:rFonts w:ascii="SimSun" w:eastAsia="SimSun" w:hAnsi="SimSun"/>
          <w:b/>
          <w:bCs/>
          <w:sz w:val="28"/>
          <w:szCs w:val="28"/>
        </w:rPr>
      </w:pPr>
      <w:r>
        <w:rPr>
          <w:rFonts w:ascii="SimSun" w:eastAsia="SimSun" w:hAnsi="SimSun" w:hint="eastAsia"/>
          <w:b/>
          <w:bCs/>
          <w:sz w:val="28"/>
          <w:szCs w:val="28"/>
        </w:rPr>
        <w:lastRenderedPageBreak/>
        <w:t>实验二</w:t>
      </w:r>
    </w:p>
    <w:p w14:paraId="09D49105" w14:textId="77777777" w:rsidR="00026995" w:rsidRDefault="00000000">
      <w:pPr>
        <w:spacing w:line="300" w:lineRule="auto"/>
        <w:rPr>
          <w:rFonts w:ascii="SimSun" w:eastAsia="SimSun" w:hAnsi="SimSun" w:cs="NSimSun"/>
          <w:kern w:val="0"/>
          <w:szCs w:val="21"/>
          <w:highlight w:val="white"/>
        </w:rPr>
      </w:pPr>
      <w:r>
        <w:rPr>
          <w:rFonts w:ascii="SimSun" w:eastAsia="SimSun" w:hAnsi="SimSun" w:hint="eastAsia"/>
          <w:szCs w:val="21"/>
        </w:rPr>
        <w:t>1</w:t>
      </w:r>
      <w:r>
        <w:rPr>
          <w:rFonts w:ascii="SimSun" w:eastAsia="SimSun" w:hAnsi="SimSun"/>
          <w:szCs w:val="21"/>
        </w:rPr>
        <w:t>.</w:t>
      </w:r>
      <w:r>
        <w:rPr>
          <w:rFonts w:ascii="SimSun" w:eastAsia="SimSun" w:hAnsi="SimSun"/>
          <w:bCs/>
          <w:color w:val="000000"/>
          <w:szCs w:val="21"/>
        </w:rPr>
        <w:t>对象、目的和要求</w:t>
      </w:r>
      <w:r>
        <w:rPr>
          <w:rFonts w:ascii="SimSun" w:eastAsia="SimSun" w:hAnsi="SimSun" w:hint="eastAsia"/>
          <w:bCs/>
          <w:color w:val="000000"/>
          <w:szCs w:val="21"/>
        </w:rPr>
        <w:t>以顺序表为对象，</w:t>
      </w:r>
      <w:r>
        <w:rPr>
          <w:rFonts w:ascii="SimSun" w:eastAsia="SimSun" w:hAnsi="SimSun" w:cs="NSimSun" w:hint="eastAsia"/>
          <w:kern w:val="0"/>
          <w:szCs w:val="21"/>
          <w:highlight w:val="white"/>
        </w:rPr>
        <w:t>进行顺序表的合并操作，并且使合并后的顺序表共同拥有的元素只存其一，显示数据元素。</w:t>
      </w:r>
    </w:p>
    <w:p w14:paraId="3ACC180D" w14:textId="77777777" w:rsidR="00026995" w:rsidRDefault="00000000">
      <w:pPr>
        <w:spacing w:line="300" w:lineRule="auto"/>
        <w:rPr>
          <w:rFonts w:ascii="SimSun" w:eastAsia="SimSun" w:hAnsi="SimSun"/>
          <w:szCs w:val="21"/>
        </w:rPr>
      </w:pPr>
      <w:r>
        <w:rPr>
          <w:rFonts w:ascii="SimSun" w:eastAsia="SimSun" w:hAnsi="SimSun" w:hint="eastAsia"/>
          <w:szCs w:val="21"/>
        </w:rPr>
        <w:t>2</w:t>
      </w:r>
      <w:r>
        <w:rPr>
          <w:rFonts w:ascii="SimSun" w:eastAsia="SimSun" w:hAnsi="SimSun"/>
          <w:szCs w:val="21"/>
        </w:rPr>
        <w:t>.函数流程图</w:t>
      </w:r>
    </w:p>
    <w:p w14:paraId="42C37D25" w14:textId="77777777" w:rsidR="00026995" w:rsidRDefault="00000000">
      <w:pPr>
        <w:spacing w:line="300" w:lineRule="auto"/>
        <w:rPr>
          <w:rFonts w:ascii="SimSun" w:eastAsia="SimSun" w:hAnsi="SimSun"/>
          <w:szCs w:val="21"/>
        </w:rPr>
      </w:pPr>
      <w:r>
        <w:rPr>
          <w:noProof/>
        </w:rPr>
        <w:drawing>
          <wp:inline distT="0" distB="0" distL="0" distR="0" wp14:anchorId="5704037C" wp14:editId="50069C83">
            <wp:extent cx="4155440" cy="70808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a:extLst>
                        <a:ext uri="{28A0092B-C50C-407E-A947-70E740481C1C}">
                          <a14:useLocalDpi xmlns:a14="http://schemas.microsoft.com/office/drawing/2010/main" val="0"/>
                        </a:ext>
                      </a:extLst>
                    </a:blip>
                    <a:srcRect l="61902" t="1542" b="16576"/>
                    <a:stretch>
                      <a:fillRect/>
                    </a:stretch>
                  </pic:blipFill>
                  <pic:spPr>
                    <a:xfrm>
                      <a:off x="0" y="0"/>
                      <a:ext cx="4157484" cy="7083998"/>
                    </a:xfrm>
                    <a:prstGeom prst="rect">
                      <a:avLst/>
                    </a:prstGeom>
                    <a:noFill/>
                    <a:ln>
                      <a:noFill/>
                    </a:ln>
                  </pic:spPr>
                </pic:pic>
              </a:graphicData>
            </a:graphic>
          </wp:inline>
        </w:drawing>
      </w:r>
    </w:p>
    <w:p w14:paraId="60A4C6C9" w14:textId="77777777" w:rsidR="00026995" w:rsidRDefault="00000000">
      <w:pPr>
        <w:spacing w:line="300" w:lineRule="auto"/>
        <w:rPr>
          <w:rFonts w:ascii="SimSun" w:eastAsia="SimSun" w:hAnsi="SimSun"/>
          <w:szCs w:val="21"/>
        </w:rPr>
      </w:pPr>
      <w:r>
        <w:rPr>
          <w:rFonts w:ascii="SimSun" w:eastAsia="SimSun" w:hAnsi="SimSun"/>
          <w:szCs w:val="21"/>
        </w:rPr>
        <w:t>3.程序的数据输入要求、测试数据与运行结果</w:t>
      </w:r>
    </w:p>
    <w:p w14:paraId="2C6AFEC3" w14:textId="77777777" w:rsidR="00026995" w:rsidRDefault="00000000">
      <w:pPr>
        <w:spacing w:line="300" w:lineRule="auto"/>
        <w:rPr>
          <w:rFonts w:ascii="SimSun" w:eastAsia="SimSun" w:hAnsi="SimSun"/>
          <w:szCs w:val="21"/>
        </w:rPr>
      </w:pPr>
      <w:r>
        <w:rPr>
          <w:rFonts w:ascii="SimSun" w:eastAsia="SimSun" w:hAnsi="SimSun" w:cs="NSimSun" w:hint="eastAsia"/>
          <w:kern w:val="0"/>
          <w:szCs w:val="21"/>
          <w:highlight w:val="white"/>
        </w:rPr>
        <w:t>顺序表的合并</w:t>
      </w:r>
    </w:p>
    <w:p w14:paraId="1FBC4E57" w14:textId="77777777" w:rsidR="00026995" w:rsidRDefault="00000000">
      <w:pPr>
        <w:spacing w:line="300" w:lineRule="auto"/>
        <w:rPr>
          <w:rFonts w:ascii="SimSun" w:eastAsia="SimSun" w:hAnsi="SimSun"/>
          <w:szCs w:val="21"/>
        </w:rPr>
      </w:pPr>
      <w:r>
        <w:rPr>
          <w:rFonts w:ascii="SimSun" w:eastAsia="SimSun" w:hAnsi="SimSun" w:hint="eastAsia"/>
          <w:szCs w:val="21"/>
        </w:rPr>
        <w:lastRenderedPageBreak/>
        <w:t>数据输入：</w:t>
      </w:r>
      <w:r>
        <w:rPr>
          <w:rFonts w:ascii="SimSun" w:eastAsia="SimSun" w:hAnsi="SimSun"/>
          <w:szCs w:val="21"/>
        </w:rPr>
        <w:t>A与B顺序表</w:t>
      </w:r>
      <w:r>
        <w:rPr>
          <w:rFonts w:ascii="SimSun" w:eastAsia="SimSun" w:hAnsi="SimSun" w:hint="eastAsia"/>
          <w:szCs w:val="21"/>
        </w:rPr>
        <w:t>的元素，</w:t>
      </w:r>
      <w:r>
        <w:rPr>
          <w:rFonts w:ascii="SimSun" w:eastAsia="SimSun" w:hAnsi="SimSun"/>
          <w:szCs w:val="21"/>
        </w:rPr>
        <w:t>数据类型都为整型</w:t>
      </w:r>
    </w:p>
    <w:p w14:paraId="16162EBC" w14:textId="77777777" w:rsidR="00026995" w:rsidRDefault="00000000">
      <w:pPr>
        <w:spacing w:line="300" w:lineRule="auto"/>
        <w:rPr>
          <w:rFonts w:ascii="SimSun" w:eastAsia="SimSun" w:hAnsi="SimSun"/>
          <w:szCs w:val="21"/>
        </w:rPr>
      </w:pPr>
      <w:r>
        <w:rPr>
          <w:rFonts w:ascii="SimSun" w:eastAsia="SimSun" w:hAnsi="SimSun" w:hint="eastAsia"/>
          <w:szCs w:val="21"/>
        </w:rPr>
        <w:t>测试数据：A</w:t>
      </w:r>
      <w:r>
        <w:rPr>
          <w:rFonts w:ascii="SimSun" w:eastAsia="SimSun" w:hAnsi="SimSun"/>
          <w:szCs w:val="21"/>
        </w:rPr>
        <w:t>:1 2 3 4 5 6 7 8 9 10,B:4 5 6 7 8 9 10 11 12 13</w:t>
      </w:r>
    </w:p>
    <w:p w14:paraId="6C0B8E94" w14:textId="77777777" w:rsidR="00026995" w:rsidRDefault="00000000">
      <w:pPr>
        <w:spacing w:line="300" w:lineRule="auto"/>
        <w:rPr>
          <w:rFonts w:ascii="SimSun" w:eastAsia="SimSun" w:hAnsi="SimSun"/>
          <w:szCs w:val="21"/>
        </w:rPr>
      </w:pPr>
      <w:r>
        <w:rPr>
          <w:rFonts w:ascii="SimSun" w:eastAsia="SimSun" w:hAnsi="SimSun" w:hint="eastAsia"/>
          <w:szCs w:val="21"/>
        </w:rPr>
        <w:t>运行结果：成功</w:t>
      </w:r>
    </w:p>
    <w:p w14:paraId="1269AB05" w14:textId="77777777" w:rsidR="00026995" w:rsidRDefault="00000000">
      <w:pPr>
        <w:spacing w:line="300" w:lineRule="auto"/>
        <w:rPr>
          <w:rFonts w:ascii="SimSun" w:eastAsia="SimSun" w:hAnsi="SimSun"/>
          <w:szCs w:val="21"/>
        </w:rPr>
      </w:pPr>
      <w:r>
        <w:rPr>
          <w:noProof/>
        </w:rPr>
        <w:drawing>
          <wp:inline distT="0" distB="0" distL="0" distR="0" wp14:anchorId="28AF4015" wp14:editId="663A2E15">
            <wp:extent cx="3319145" cy="14592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rcRect l="1366" r="20422" b="49682"/>
                    <a:stretch>
                      <a:fillRect/>
                    </a:stretch>
                  </pic:blipFill>
                  <pic:spPr>
                    <a:xfrm>
                      <a:off x="0" y="0"/>
                      <a:ext cx="3377235" cy="1484911"/>
                    </a:xfrm>
                    <a:prstGeom prst="rect">
                      <a:avLst/>
                    </a:prstGeom>
                    <a:ln>
                      <a:noFill/>
                    </a:ln>
                  </pic:spPr>
                </pic:pic>
              </a:graphicData>
            </a:graphic>
          </wp:inline>
        </w:drawing>
      </w:r>
    </w:p>
    <w:p w14:paraId="7AD29DFA" w14:textId="77777777" w:rsidR="00026995" w:rsidRDefault="00000000">
      <w:pPr>
        <w:spacing w:line="300" w:lineRule="auto"/>
        <w:rPr>
          <w:rFonts w:ascii="SimSun" w:eastAsia="SimSun" w:hAnsi="SimSun"/>
          <w:szCs w:val="21"/>
        </w:rPr>
      </w:pPr>
      <w:r>
        <w:rPr>
          <w:rFonts w:ascii="SimSun" w:eastAsia="SimSun" w:hAnsi="SimSun" w:hint="eastAsia"/>
          <w:szCs w:val="21"/>
        </w:rPr>
        <w:t>4</w:t>
      </w:r>
      <w:r>
        <w:rPr>
          <w:rFonts w:ascii="SimSun" w:eastAsia="SimSun" w:hAnsi="SimSun"/>
          <w:szCs w:val="21"/>
        </w:rPr>
        <w:t>.带有注释的源程序</w:t>
      </w:r>
    </w:p>
    <w:p w14:paraId="7D0384BD"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实验二：顺序表的合并（说明：将共同拥有的元素只存其一。）</w:t>
      </w:r>
    </w:p>
    <w:p w14:paraId="0B084FD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#include&lt;stdio.h&gt;</w:t>
      </w:r>
    </w:p>
    <w:p w14:paraId="58EC4E8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SeqList struct listtype</w:t>
      </w:r>
    </w:p>
    <w:p w14:paraId="7C8CDC2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MaxSize 1000</w:t>
      </w:r>
    </w:p>
    <w:p w14:paraId="42E6482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ElemType int</w:t>
      </w:r>
    </w:p>
    <w:p w14:paraId="176A58A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SeqList</w:t>
      </w:r>
    </w:p>
    <w:p w14:paraId="65D8EF9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4E6D432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data[MaxSize + 1];</w:t>
      </w:r>
    </w:p>
    <w:p w14:paraId="50B64FA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last;</w:t>
      </w:r>
    </w:p>
    <w:p w14:paraId="7D1B097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 //</w:t>
      </w:r>
      <w:r>
        <w:rPr>
          <w:rFonts w:ascii="SimSun" w:eastAsia="SimSun" w:hAnsi="SimSun" w:cs="NSimSun" w:hint="eastAsia"/>
          <w:kern w:val="0"/>
          <w:szCs w:val="21"/>
          <w:highlight w:val="white"/>
        </w:rPr>
        <w:t>顺序表的定义</w:t>
      </w:r>
    </w:p>
    <w:p w14:paraId="1146285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void merge(SeqList *A, SeqList*B, SeqList*C)</w:t>
      </w:r>
    </w:p>
    <w:p w14:paraId="4B8667D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7E4ACC4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i, j, k;</w:t>
      </w:r>
    </w:p>
    <w:p w14:paraId="168C38A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 = 0; j = 0; k = 0;</w:t>
      </w:r>
    </w:p>
    <w:p w14:paraId="1C655B2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while (i &lt;= A-&gt;last &amp;&amp;j &lt;= B-&gt;last)</w:t>
      </w:r>
    </w:p>
    <w:p w14:paraId="776762E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(A-&gt;data[i] &lt; B-&gt;data[j])</w:t>
      </w:r>
    </w:p>
    <w:p w14:paraId="544B03E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C-&gt;data[k++] = A-&gt;data[i++];//</w:t>
      </w:r>
      <w:r>
        <w:rPr>
          <w:rFonts w:ascii="SimSun" w:eastAsia="SimSun" w:hAnsi="SimSun" w:cs="NSimSun" w:hint="eastAsia"/>
          <w:kern w:val="0"/>
          <w:szCs w:val="21"/>
          <w:highlight w:val="white"/>
        </w:rPr>
        <w:t>将A、B中较小的元素先赋值给C的元素</w:t>
      </w:r>
    </w:p>
    <w:p w14:paraId="5CE26F3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else</w:t>
      </w:r>
    </w:p>
    <w:p w14:paraId="75D276A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26201D9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if (A-&gt;data[i] == B-&gt;data[j])</w:t>
      </w:r>
      <w:r>
        <w:rPr>
          <w:rFonts w:ascii="SimSun" w:eastAsia="SimSun" w:hAnsi="SimSun" w:cs="NSimSun" w:hint="eastAsia"/>
          <w:kern w:val="0"/>
          <w:szCs w:val="21"/>
          <w:highlight w:val="white"/>
        </w:rPr>
        <w:t>/</w:t>
      </w:r>
      <w:r>
        <w:rPr>
          <w:rFonts w:ascii="SimSun" w:eastAsia="SimSun" w:hAnsi="SimSun" w:cs="NSimSun"/>
          <w:kern w:val="0"/>
          <w:szCs w:val="21"/>
          <w:highlight w:val="white"/>
        </w:rPr>
        <w:t>/</w:t>
      </w:r>
      <w:r>
        <w:rPr>
          <w:rFonts w:ascii="SimSun" w:eastAsia="SimSun" w:hAnsi="SimSun" w:cs="NSimSun" w:hint="eastAsia"/>
          <w:kern w:val="0"/>
          <w:szCs w:val="21"/>
          <w:highlight w:val="white"/>
        </w:rPr>
        <w:t>若A、B中元素相等</w:t>
      </w:r>
    </w:p>
    <w:p w14:paraId="391D34F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w:t>
      </w:r>
    </w:p>
    <w:p w14:paraId="3085467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C-&gt;data[k++] = B-&gt;data[j++];</w:t>
      </w:r>
    </w:p>
    <w:p w14:paraId="03ED043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i++;//</w:t>
      </w:r>
      <w:r>
        <w:rPr>
          <w:rFonts w:ascii="SimSun" w:eastAsia="SimSun" w:hAnsi="SimSun" w:cs="NSimSun" w:hint="eastAsia"/>
          <w:kern w:val="0"/>
          <w:szCs w:val="21"/>
          <w:highlight w:val="white"/>
        </w:rPr>
        <w:t>赋值后A、B都跳至下一个元素的比较</w:t>
      </w:r>
    </w:p>
    <w:p w14:paraId="36C6B82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w:t>
      </w:r>
    </w:p>
    <w:p w14:paraId="0093565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else</w:t>
      </w:r>
    </w:p>
    <w:p w14:paraId="2F62D9A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C-&gt;data[k++] = B-&gt;data[j++];</w:t>
      </w:r>
    </w:p>
    <w:p w14:paraId="7E43F9E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10D65D3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while (i &lt;= A-&gt;last)//</w:t>
      </w:r>
      <w:r>
        <w:rPr>
          <w:rFonts w:ascii="SimSun" w:eastAsia="SimSun" w:hAnsi="SimSun" w:cs="NSimSun" w:hint="eastAsia"/>
          <w:kern w:val="0"/>
          <w:szCs w:val="21"/>
          <w:highlight w:val="white"/>
        </w:rPr>
        <w:t>若B表结束，A</w:t>
      </w:r>
      <w:proofErr w:type="gramStart"/>
      <w:r>
        <w:rPr>
          <w:rFonts w:ascii="SimSun" w:eastAsia="SimSun" w:hAnsi="SimSun" w:cs="NSimSun" w:hint="eastAsia"/>
          <w:kern w:val="0"/>
          <w:szCs w:val="21"/>
          <w:highlight w:val="white"/>
        </w:rPr>
        <w:t>表未结束</w:t>
      </w:r>
      <w:proofErr w:type="gramEnd"/>
    </w:p>
    <w:p w14:paraId="0AC387E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C-&gt;data[k++] = A-&gt;data[i++];</w:t>
      </w:r>
    </w:p>
    <w:p w14:paraId="0A41C99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while (j &lt;= B-&gt;last) //</w:t>
      </w:r>
      <w:r>
        <w:rPr>
          <w:rFonts w:ascii="SimSun" w:eastAsia="SimSun" w:hAnsi="SimSun" w:cs="NSimSun" w:hint="eastAsia"/>
          <w:kern w:val="0"/>
          <w:szCs w:val="21"/>
          <w:highlight w:val="white"/>
        </w:rPr>
        <w:t>若A表结束，</w:t>
      </w:r>
      <w:r>
        <w:rPr>
          <w:rFonts w:ascii="SimSun" w:eastAsia="SimSun" w:hAnsi="SimSun" w:cs="NSimSun"/>
          <w:kern w:val="0"/>
          <w:szCs w:val="21"/>
          <w:highlight w:val="white"/>
        </w:rPr>
        <w:t>B</w:t>
      </w:r>
      <w:proofErr w:type="gramStart"/>
      <w:r>
        <w:rPr>
          <w:rFonts w:ascii="SimSun" w:eastAsia="SimSun" w:hAnsi="SimSun" w:cs="NSimSun" w:hint="eastAsia"/>
          <w:kern w:val="0"/>
          <w:szCs w:val="21"/>
          <w:highlight w:val="white"/>
        </w:rPr>
        <w:t>表未结束</w:t>
      </w:r>
      <w:proofErr w:type="gramEnd"/>
    </w:p>
    <w:p w14:paraId="18DE83F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C-&gt;data[k++] = B-&gt;data[j++];</w:t>
      </w:r>
    </w:p>
    <w:p w14:paraId="2B7853D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k--;</w:t>
      </w:r>
    </w:p>
    <w:p w14:paraId="4236690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C-&gt;last = k;}</w:t>
      </w:r>
    </w:p>
    <w:p w14:paraId="3C6720C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main()</w:t>
      </w:r>
    </w:p>
    <w:p w14:paraId="5B61753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44D9BF2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SeqList *A;</w:t>
      </w:r>
    </w:p>
    <w:p w14:paraId="708719A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A = (SeqList*)malloc(sizeof(SeqList));</w:t>
      </w:r>
    </w:p>
    <w:p w14:paraId="09EFF76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(int m = 1; m &lt;= 10; m++)</w:t>
      </w:r>
    </w:p>
    <w:p w14:paraId="55F22AA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465BA13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A-&gt;data[m] = m;</w:t>
      </w:r>
    </w:p>
    <w:p w14:paraId="44446C3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0FF8140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A-&gt;last = 10;//</w:t>
      </w:r>
      <w:r>
        <w:rPr>
          <w:rFonts w:ascii="SimSun" w:eastAsia="SimSun" w:hAnsi="SimSun" w:hint="eastAsia"/>
          <w:szCs w:val="21"/>
        </w:rPr>
        <w:t xml:space="preserve"> A</w:t>
      </w:r>
      <w:r>
        <w:rPr>
          <w:rFonts w:ascii="SimSun" w:eastAsia="SimSun" w:hAnsi="SimSun"/>
          <w:szCs w:val="21"/>
        </w:rPr>
        <w:t>:1 2 3 4 5 6 7 8 9 10</w:t>
      </w:r>
    </w:p>
    <w:p w14:paraId="3B263F0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printf("A</w:t>
      </w:r>
      <w:r>
        <w:rPr>
          <w:rFonts w:ascii="SimSun" w:eastAsia="SimSun" w:hAnsi="SimSun" w:cs="NSimSun" w:hint="eastAsia"/>
          <w:kern w:val="0"/>
          <w:szCs w:val="21"/>
          <w:highlight w:val="white"/>
        </w:rPr>
        <w:t>顺序表的值为：</w:t>
      </w:r>
      <w:r>
        <w:rPr>
          <w:rFonts w:ascii="SimSun" w:eastAsia="SimSun" w:hAnsi="SimSun" w:cs="NSimSun"/>
          <w:kern w:val="0"/>
          <w:szCs w:val="21"/>
          <w:highlight w:val="white"/>
        </w:rPr>
        <w:t>\n");</w:t>
      </w:r>
    </w:p>
    <w:p w14:paraId="454C65C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(int m = 1; m &lt;= A-&gt;last; m++)</w:t>
      </w:r>
    </w:p>
    <w:p w14:paraId="1EEA522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printf("%d  ", A-&gt;data[m]);</w:t>
      </w:r>
    </w:p>
    <w:p w14:paraId="1E5E4C2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printf("\n");</w:t>
      </w:r>
    </w:p>
    <w:p w14:paraId="229B5D0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SeqList *B;</w:t>
      </w:r>
    </w:p>
    <w:p w14:paraId="3D4D145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 = (SeqList*)malloc(sizeof(SeqList));</w:t>
      </w:r>
    </w:p>
    <w:p w14:paraId="5111061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(int m = 4; m &lt;= 17; m++)</w:t>
      </w:r>
    </w:p>
    <w:p w14:paraId="1522C58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20139A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B-&gt;data[m-3] = m;</w:t>
      </w:r>
    </w:p>
    <w:p w14:paraId="340D21B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6D455D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B-&gt;last = 10;</w:t>
      </w:r>
      <w:r>
        <w:rPr>
          <w:rFonts w:ascii="SimSun" w:eastAsia="SimSun" w:hAnsi="SimSun" w:cs="NSimSun" w:hint="eastAsia"/>
          <w:kern w:val="0"/>
          <w:szCs w:val="21"/>
          <w:highlight w:val="white"/>
        </w:rPr>
        <w:t>/</w:t>
      </w:r>
      <w:r>
        <w:rPr>
          <w:rFonts w:ascii="SimSun" w:eastAsia="SimSun" w:hAnsi="SimSun" w:cs="NSimSun"/>
          <w:kern w:val="0"/>
          <w:szCs w:val="21"/>
          <w:highlight w:val="white"/>
        </w:rPr>
        <w:t>/</w:t>
      </w:r>
      <w:r>
        <w:rPr>
          <w:rFonts w:ascii="SimSun" w:eastAsia="SimSun" w:hAnsi="SimSun"/>
          <w:szCs w:val="21"/>
        </w:rPr>
        <w:t xml:space="preserve"> B:4 5 6 7 8 9 10 11 12 13</w:t>
      </w:r>
    </w:p>
    <w:p w14:paraId="4AEE989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printf("B</w:t>
      </w:r>
      <w:r>
        <w:rPr>
          <w:rFonts w:ascii="SimSun" w:eastAsia="SimSun" w:hAnsi="SimSun" w:cs="NSimSun" w:hint="eastAsia"/>
          <w:kern w:val="0"/>
          <w:szCs w:val="21"/>
          <w:highlight w:val="white"/>
        </w:rPr>
        <w:t>顺序表的值为：</w:t>
      </w:r>
      <w:r>
        <w:rPr>
          <w:rFonts w:ascii="SimSun" w:eastAsia="SimSun" w:hAnsi="SimSun" w:cs="NSimSun"/>
          <w:kern w:val="0"/>
          <w:szCs w:val="21"/>
          <w:highlight w:val="white"/>
        </w:rPr>
        <w:t>\n");</w:t>
      </w:r>
    </w:p>
    <w:p w14:paraId="3E6181C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(int m = 1; m &lt;= B-&gt;last; m++)</w:t>
      </w:r>
    </w:p>
    <w:p w14:paraId="3DBD42E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printf("%d  ", B-&gt;data[m]);</w:t>
      </w:r>
    </w:p>
    <w:p w14:paraId="20BB8E6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printf("\n");</w:t>
      </w:r>
    </w:p>
    <w:p w14:paraId="5653B98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SeqList *C;</w:t>
      </w:r>
    </w:p>
    <w:p w14:paraId="65011FE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C = (SeqList*)malloc(sizeof(SeqList));</w:t>
      </w:r>
    </w:p>
    <w:p w14:paraId="77327D3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C-&gt;last = 0;</w:t>
      </w:r>
    </w:p>
    <w:p w14:paraId="66F9C68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t>merge(A, B, C);</w:t>
      </w:r>
    </w:p>
    <w:p w14:paraId="1742CB8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printf("C</w:t>
      </w:r>
      <w:r>
        <w:rPr>
          <w:rFonts w:ascii="SimSun" w:eastAsia="SimSun" w:hAnsi="SimSun" w:cs="NSimSun" w:hint="eastAsia"/>
          <w:kern w:val="0"/>
          <w:szCs w:val="21"/>
          <w:highlight w:val="white"/>
        </w:rPr>
        <w:t>顺序表的值为：</w:t>
      </w:r>
      <w:r>
        <w:rPr>
          <w:rFonts w:ascii="SimSun" w:eastAsia="SimSun" w:hAnsi="SimSun" w:cs="NSimSun"/>
          <w:kern w:val="0"/>
          <w:szCs w:val="21"/>
          <w:highlight w:val="white"/>
        </w:rPr>
        <w:t>\n");</w:t>
      </w:r>
    </w:p>
    <w:p w14:paraId="78874F7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(int m = 1; m &lt;= C-&gt;last; m++)</w:t>
      </w:r>
    </w:p>
    <w:p w14:paraId="79FF618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printf("%d  ", C-&gt;data[m]);</w:t>
      </w:r>
    </w:p>
    <w:p w14:paraId="554CD91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printf("\n");</w:t>
      </w:r>
    </w:p>
    <w:p w14:paraId="00316D53"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highlight w:val="white"/>
        </w:rPr>
        <w:t>}</w:t>
      </w:r>
    </w:p>
    <w:p w14:paraId="033BC972" w14:textId="77777777" w:rsidR="00026995" w:rsidRDefault="00000000">
      <w:pPr>
        <w:spacing w:line="300" w:lineRule="auto"/>
        <w:rPr>
          <w:rFonts w:ascii="SimSun" w:eastAsia="SimSun" w:hAnsi="SimSun"/>
          <w:szCs w:val="21"/>
        </w:rPr>
      </w:pPr>
      <w:r>
        <w:rPr>
          <w:rFonts w:ascii="SimSun" w:eastAsia="SimSun" w:hAnsi="SimSun"/>
          <w:szCs w:val="21"/>
        </w:rPr>
        <w:t>5.实验的收获：</w:t>
      </w:r>
    </w:p>
    <w:p w14:paraId="27ABC80C" w14:textId="77777777" w:rsidR="00026995" w:rsidRDefault="00000000">
      <w:pPr>
        <w:spacing w:line="300" w:lineRule="auto"/>
        <w:rPr>
          <w:rFonts w:ascii="SimSun" w:eastAsia="SimSun" w:hAnsi="SimSun" w:cs="NSimSun"/>
          <w:kern w:val="0"/>
          <w:szCs w:val="21"/>
        </w:rPr>
      </w:pPr>
      <w:r>
        <w:rPr>
          <w:rFonts w:ascii="SimSun" w:eastAsia="SimSun" w:hAnsi="SimSun" w:hint="eastAsia"/>
          <w:bCs/>
          <w:color w:val="000000"/>
          <w:szCs w:val="21"/>
        </w:rPr>
        <w:t>实验中</w:t>
      </w:r>
      <w:r>
        <w:rPr>
          <w:rFonts w:ascii="SimSun" w:eastAsia="SimSun" w:hAnsi="SimSun"/>
          <w:bCs/>
          <w:color w:val="000000"/>
          <w:szCs w:val="21"/>
        </w:rPr>
        <w:t>遇到的问题</w:t>
      </w:r>
      <w:r>
        <w:rPr>
          <w:rFonts w:ascii="SimSun" w:eastAsia="SimSun" w:hAnsi="SimSun" w:hint="eastAsia"/>
          <w:bCs/>
          <w:color w:val="000000"/>
          <w:szCs w:val="21"/>
        </w:rPr>
        <w:t>是，</w:t>
      </w:r>
      <w:r>
        <w:rPr>
          <w:rFonts w:ascii="SimSun" w:eastAsia="SimSun" w:hAnsi="SimSun" w:cs="NSimSun" w:hint="eastAsia"/>
          <w:kern w:val="0"/>
          <w:szCs w:val="21"/>
          <w:highlight w:val="white"/>
        </w:rPr>
        <w:t>将A与B合并成一个顺序表时，忽略了当遇到</w:t>
      </w:r>
      <w:r>
        <w:rPr>
          <w:rFonts w:ascii="SimSun" w:eastAsia="SimSun" w:hAnsi="SimSun" w:cs="NSimSun" w:hint="eastAsia"/>
          <w:kern w:val="0"/>
          <w:szCs w:val="21"/>
        </w:rPr>
        <w:t>A、B共同拥有的元素，应该只保留一个元素的情况，即在</w:t>
      </w:r>
      <w:r>
        <w:rPr>
          <w:rFonts w:ascii="SimSun" w:eastAsia="SimSun" w:hAnsi="SimSun" w:cs="NSimSun"/>
          <w:kern w:val="0"/>
          <w:szCs w:val="21"/>
          <w:highlight w:val="white"/>
        </w:rPr>
        <w:t>A-&gt;data[i] == B-&gt;data[j]</w:t>
      </w:r>
      <w:r>
        <w:rPr>
          <w:rFonts w:ascii="SimSun" w:eastAsia="SimSun" w:hAnsi="SimSun" w:cs="NSimSun" w:hint="eastAsia"/>
          <w:kern w:val="0"/>
          <w:szCs w:val="21"/>
          <w:highlight w:val="white"/>
        </w:rPr>
        <w:t>时，应避免合并后得到的顺序表中有重复元素。问题发现后，我增加了一段程序，</w:t>
      </w:r>
      <w:r>
        <w:rPr>
          <w:rFonts w:ascii="SimSun" w:eastAsia="SimSun" w:hAnsi="SimSun" w:cs="NSimSun" w:hint="eastAsia"/>
          <w:kern w:val="0"/>
          <w:szCs w:val="21"/>
        </w:rPr>
        <w:t>在</w:t>
      </w:r>
      <w:r>
        <w:rPr>
          <w:rFonts w:ascii="SimSun" w:eastAsia="SimSun" w:hAnsi="SimSun" w:cs="NSimSun"/>
          <w:kern w:val="0"/>
          <w:szCs w:val="21"/>
          <w:highlight w:val="white"/>
        </w:rPr>
        <w:t>A-&gt;data[i] == B-&gt;data[j]</w:t>
      </w:r>
      <w:r>
        <w:rPr>
          <w:rFonts w:ascii="SimSun" w:eastAsia="SimSun" w:hAnsi="SimSun" w:cs="NSimSun" w:hint="eastAsia"/>
          <w:kern w:val="0"/>
          <w:szCs w:val="21"/>
          <w:highlight w:val="white"/>
        </w:rPr>
        <w:t>时，将A中元素传给新顺序表C，而将B中元素</w:t>
      </w:r>
      <w:proofErr w:type="gramStart"/>
      <w:r>
        <w:rPr>
          <w:rFonts w:ascii="SimSun" w:eastAsia="SimSun" w:hAnsi="SimSun" w:cs="NSimSun" w:hint="eastAsia"/>
          <w:kern w:val="0"/>
          <w:szCs w:val="21"/>
          <w:highlight w:val="white"/>
        </w:rPr>
        <w:t>不</w:t>
      </w:r>
      <w:proofErr w:type="gramEnd"/>
      <w:r>
        <w:rPr>
          <w:rFonts w:ascii="SimSun" w:eastAsia="SimSun" w:hAnsi="SimSun" w:cs="NSimSun" w:hint="eastAsia"/>
          <w:kern w:val="0"/>
          <w:szCs w:val="21"/>
          <w:highlight w:val="white"/>
        </w:rPr>
        <w:t>传入，并开始下一个元素的扫描。</w:t>
      </w:r>
    </w:p>
    <w:p w14:paraId="04264DF7" w14:textId="77777777" w:rsidR="00026995" w:rsidRDefault="00000000">
      <w:pPr>
        <w:spacing w:line="300" w:lineRule="auto"/>
        <w:rPr>
          <w:rFonts w:ascii="SimSun" w:eastAsia="SimSun" w:hAnsi="SimSun"/>
          <w:b/>
          <w:bCs/>
          <w:sz w:val="28"/>
          <w:szCs w:val="28"/>
        </w:rPr>
      </w:pPr>
      <w:r>
        <w:rPr>
          <w:rFonts w:ascii="SimSun" w:eastAsia="SimSun" w:hAnsi="SimSun" w:hint="eastAsia"/>
          <w:b/>
          <w:bCs/>
          <w:sz w:val="28"/>
          <w:szCs w:val="28"/>
        </w:rPr>
        <w:t>实验三</w:t>
      </w:r>
    </w:p>
    <w:p w14:paraId="4C89B99C" w14:textId="77777777" w:rsidR="00026995" w:rsidRDefault="00000000">
      <w:pPr>
        <w:spacing w:line="300" w:lineRule="auto"/>
        <w:rPr>
          <w:rFonts w:ascii="SimSun" w:eastAsia="SimSun" w:hAnsi="SimSun"/>
          <w:szCs w:val="21"/>
        </w:rPr>
      </w:pPr>
      <w:r>
        <w:rPr>
          <w:rFonts w:ascii="SimSun" w:eastAsia="SimSun" w:hAnsi="SimSun"/>
          <w:szCs w:val="21"/>
        </w:rPr>
        <w:t>1.对象、目的和要求</w:t>
      </w:r>
    </w:p>
    <w:p w14:paraId="5AA272B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hint="eastAsia"/>
          <w:szCs w:val="21"/>
        </w:rPr>
        <w:t>以</w:t>
      </w:r>
      <w:r>
        <w:rPr>
          <w:rFonts w:ascii="SimSun" w:eastAsia="SimSun" w:hAnsi="SimSun" w:cs="NSimSun" w:hint="eastAsia"/>
          <w:kern w:val="0"/>
          <w:szCs w:val="21"/>
          <w:highlight w:val="white"/>
        </w:rPr>
        <w:t>单链表为</w:t>
      </w:r>
      <w:r>
        <w:rPr>
          <w:rFonts w:ascii="SimSun" w:eastAsia="SimSun" w:hAnsi="SimSun" w:hint="eastAsia"/>
          <w:szCs w:val="21"/>
        </w:rPr>
        <w:t>对象，进行定义、创建、插入和删除操作，显示数据元素。</w:t>
      </w:r>
    </w:p>
    <w:p w14:paraId="2516F0BB" w14:textId="77777777" w:rsidR="00026995" w:rsidRDefault="00000000">
      <w:pPr>
        <w:spacing w:line="300" w:lineRule="auto"/>
        <w:rPr>
          <w:rFonts w:ascii="SimSun" w:eastAsia="SimSun" w:hAnsi="SimSun"/>
          <w:szCs w:val="21"/>
        </w:rPr>
      </w:pPr>
      <w:r>
        <w:rPr>
          <w:rFonts w:ascii="SimSun" w:eastAsia="SimSun" w:hAnsi="SimSun"/>
          <w:szCs w:val="21"/>
        </w:rPr>
        <w:t>2.函数流程图</w:t>
      </w:r>
    </w:p>
    <w:p w14:paraId="7C1DF625" w14:textId="77777777" w:rsidR="00026995" w:rsidRDefault="00000000">
      <w:pPr>
        <w:spacing w:line="300" w:lineRule="auto"/>
        <w:rPr>
          <w:rFonts w:ascii="SimSun" w:eastAsia="SimSun" w:hAnsi="SimSun"/>
          <w:szCs w:val="21"/>
        </w:rPr>
      </w:pPr>
      <w:r>
        <w:rPr>
          <w:noProof/>
        </w:rPr>
        <w:drawing>
          <wp:inline distT="0" distB="0" distL="0" distR="0" wp14:anchorId="6106CE44" wp14:editId="5D240375">
            <wp:extent cx="2438400" cy="41243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
                      <a:extLst>
                        <a:ext uri="{28A0092B-C50C-407E-A947-70E740481C1C}">
                          <a14:useLocalDpi xmlns:a14="http://schemas.microsoft.com/office/drawing/2010/main" val="0"/>
                        </a:ext>
                      </a:extLst>
                    </a:blip>
                    <a:srcRect r="70105" b="33743"/>
                    <a:stretch>
                      <a:fillRect/>
                    </a:stretch>
                  </pic:blipFill>
                  <pic:spPr>
                    <a:xfrm>
                      <a:off x="0" y="0"/>
                      <a:ext cx="2453315" cy="4149660"/>
                    </a:xfrm>
                    <a:prstGeom prst="rect">
                      <a:avLst/>
                    </a:prstGeom>
                    <a:noFill/>
                    <a:ln>
                      <a:noFill/>
                    </a:ln>
                  </pic:spPr>
                </pic:pic>
              </a:graphicData>
            </a:graphic>
          </wp:inline>
        </w:drawing>
      </w:r>
      <w:r>
        <w:t xml:space="preserve"> </w:t>
      </w:r>
      <w:r>
        <w:rPr>
          <w:noProof/>
        </w:rPr>
        <w:lastRenderedPageBreak/>
        <w:drawing>
          <wp:inline distT="0" distB="0" distL="0" distR="0" wp14:anchorId="49A589E7" wp14:editId="6EA83A0F">
            <wp:extent cx="5088890" cy="65144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
                      <a:extLst>
                        <a:ext uri="{28A0092B-C50C-407E-A947-70E740481C1C}">
                          <a14:useLocalDpi xmlns:a14="http://schemas.microsoft.com/office/drawing/2010/main" val="0"/>
                        </a:ext>
                      </a:extLst>
                    </a:blip>
                    <a:srcRect l="34451"/>
                    <a:stretch>
                      <a:fillRect/>
                    </a:stretch>
                  </pic:blipFill>
                  <pic:spPr>
                    <a:xfrm>
                      <a:off x="0" y="0"/>
                      <a:ext cx="5128367" cy="6565335"/>
                    </a:xfrm>
                    <a:prstGeom prst="rect">
                      <a:avLst/>
                    </a:prstGeom>
                    <a:noFill/>
                    <a:ln>
                      <a:noFill/>
                    </a:ln>
                  </pic:spPr>
                </pic:pic>
              </a:graphicData>
            </a:graphic>
          </wp:inline>
        </w:drawing>
      </w:r>
    </w:p>
    <w:p w14:paraId="2478DCD5" w14:textId="77777777" w:rsidR="00026995" w:rsidRDefault="00000000">
      <w:pPr>
        <w:spacing w:line="300" w:lineRule="auto"/>
        <w:rPr>
          <w:rFonts w:ascii="SimSun" w:eastAsia="SimSun" w:hAnsi="SimSun"/>
          <w:szCs w:val="21"/>
        </w:rPr>
      </w:pPr>
      <w:r>
        <w:rPr>
          <w:rFonts w:ascii="SimSun" w:eastAsia="SimSun" w:hAnsi="SimSun"/>
          <w:szCs w:val="21"/>
        </w:rPr>
        <w:t>3.程序的数据输入要求、测试数据与运行结果</w:t>
      </w:r>
    </w:p>
    <w:p w14:paraId="4BBCA6BA" w14:textId="77777777" w:rsidR="00026995" w:rsidRDefault="00000000">
      <w:pPr>
        <w:spacing w:line="300" w:lineRule="auto"/>
        <w:rPr>
          <w:rFonts w:ascii="SimSun" w:eastAsia="SimSun" w:hAnsi="SimSun"/>
          <w:szCs w:val="21"/>
        </w:rPr>
      </w:pPr>
      <w:bookmarkStart w:id="4" w:name="_Hlk57480346"/>
      <w:r>
        <w:rPr>
          <w:rFonts w:ascii="SimSun" w:eastAsia="SimSun" w:hAnsi="SimSun" w:hint="eastAsia"/>
          <w:szCs w:val="21"/>
        </w:rPr>
        <w:t>（</w:t>
      </w:r>
      <w:r>
        <w:rPr>
          <w:rFonts w:ascii="SimSun" w:eastAsia="SimSun" w:hAnsi="SimSun"/>
          <w:szCs w:val="21"/>
        </w:rPr>
        <w:t>1）插入操作</w:t>
      </w:r>
    </w:p>
    <w:p w14:paraId="1F551520" w14:textId="77777777" w:rsidR="00026995" w:rsidRDefault="00000000">
      <w:pPr>
        <w:spacing w:line="300" w:lineRule="auto"/>
        <w:rPr>
          <w:rFonts w:ascii="SimSun" w:eastAsia="SimSun" w:hAnsi="SimSun"/>
          <w:szCs w:val="21"/>
        </w:rPr>
      </w:pPr>
      <w:r>
        <w:rPr>
          <w:rFonts w:ascii="SimSun" w:eastAsia="SimSun" w:hAnsi="SimSun" w:hint="eastAsia"/>
          <w:szCs w:val="21"/>
        </w:rPr>
        <w:t>数据输入：输入插入数据的位置</w:t>
      </w:r>
      <w:r>
        <w:rPr>
          <w:rFonts w:ascii="SimSun" w:eastAsia="SimSun" w:hAnsi="SimSun"/>
          <w:szCs w:val="21"/>
        </w:rPr>
        <w:t>i，要插入的元素x，数据类型都为整型</w:t>
      </w:r>
    </w:p>
    <w:p w14:paraId="1E182127" w14:textId="77777777" w:rsidR="00026995" w:rsidRDefault="00000000">
      <w:pPr>
        <w:spacing w:line="300" w:lineRule="auto"/>
        <w:rPr>
          <w:rFonts w:ascii="SimSun" w:eastAsia="SimSun" w:hAnsi="SimSun"/>
          <w:szCs w:val="21"/>
        </w:rPr>
      </w:pPr>
      <w:r>
        <w:rPr>
          <w:rFonts w:ascii="SimSun" w:eastAsia="SimSun" w:hAnsi="SimSun" w:hint="eastAsia"/>
          <w:szCs w:val="21"/>
        </w:rPr>
        <w:t>测试数据：插入位置分别为</w:t>
      </w:r>
      <w:r>
        <w:rPr>
          <w:rFonts w:ascii="SimSun" w:eastAsia="SimSun" w:hAnsi="SimSun"/>
          <w:szCs w:val="21"/>
        </w:rPr>
        <w:t>1</w:t>
      </w:r>
      <w:r>
        <w:rPr>
          <w:rFonts w:ascii="SimSun" w:eastAsia="SimSun" w:hAnsi="SimSun" w:hint="eastAsia"/>
          <w:szCs w:val="21"/>
        </w:rPr>
        <w:t>、2、3、4</w:t>
      </w:r>
      <w:r>
        <w:rPr>
          <w:rFonts w:ascii="SimSun" w:eastAsia="SimSun" w:hAnsi="SimSun"/>
          <w:szCs w:val="21"/>
        </w:rPr>
        <w:t>，插入元素</w:t>
      </w:r>
      <w:r>
        <w:rPr>
          <w:rFonts w:ascii="SimSun" w:eastAsia="SimSun" w:hAnsi="SimSun" w:hint="eastAsia"/>
          <w:szCs w:val="21"/>
        </w:rPr>
        <w:t>分别</w:t>
      </w:r>
      <w:r>
        <w:rPr>
          <w:rFonts w:ascii="SimSun" w:eastAsia="SimSun" w:hAnsi="SimSun"/>
          <w:szCs w:val="21"/>
        </w:rPr>
        <w:t>为11</w:t>
      </w:r>
      <w:r>
        <w:rPr>
          <w:rFonts w:ascii="SimSun" w:eastAsia="SimSun" w:hAnsi="SimSun" w:hint="eastAsia"/>
          <w:szCs w:val="21"/>
        </w:rPr>
        <w:t>、2</w:t>
      </w:r>
      <w:r>
        <w:rPr>
          <w:rFonts w:ascii="SimSun" w:eastAsia="SimSun" w:hAnsi="SimSun"/>
          <w:szCs w:val="21"/>
        </w:rPr>
        <w:t>2</w:t>
      </w:r>
      <w:r>
        <w:rPr>
          <w:rFonts w:ascii="SimSun" w:eastAsia="SimSun" w:hAnsi="SimSun" w:hint="eastAsia"/>
          <w:szCs w:val="21"/>
        </w:rPr>
        <w:t>、3</w:t>
      </w:r>
      <w:r>
        <w:rPr>
          <w:rFonts w:ascii="SimSun" w:eastAsia="SimSun" w:hAnsi="SimSun"/>
          <w:szCs w:val="21"/>
        </w:rPr>
        <w:t>3</w:t>
      </w:r>
      <w:r>
        <w:rPr>
          <w:rFonts w:ascii="SimSun" w:eastAsia="SimSun" w:hAnsi="SimSun" w:hint="eastAsia"/>
          <w:szCs w:val="21"/>
        </w:rPr>
        <w:t>、4</w:t>
      </w:r>
      <w:r>
        <w:rPr>
          <w:rFonts w:ascii="SimSun" w:eastAsia="SimSun" w:hAnsi="SimSun"/>
          <w:szCs w:val="21"/>
        </w:rPr>
        <w:t>4</w:t>
      </w:r>
    </w:p>
    <w:p w14:paraId="1EBC954F" w14:textId="77777777" w:rsidR="00026995" w:rsidRDefault="00000000">
      <w:pPr>
        <w:spacing w:line="300" w:lineRule="auto"/>
        <w:rPr>
          <w:rFonts w:ascii="SimSun" w:eastAsia="SimSun" w:hAnsi="SimSun"/>
          <w:szCs w:val="21"/>
        </w:rPr>
      </w:pPr>
      <w:r>
        <w:rPr>
          <w:rFonts w:ascii="SimSun" w:eastAsia="SimSun" w:hAnsi="SimSun" w:hint="eastAsia"/>
          <w:szCs w:val="21"/>
        </w:rPr>
        <w:t>运行结果：成功</w:t>
      </w:r>
    </w:p>
    <w:bookmarkEnd w:id="4"/>
    <w:p w14:paraId="43B8BDC2" w14:textId="77777777" w:rsidR="00026995" w:rsidRDefault="00000000">
      <w:pPr>
        <w:spacing w:line="300" w:lineRule="auto"/>
        <w:rPr>
          <w:rFonts w:ascii="SimSun" w:eastAsia="SimSun" w:hAnsi="SimSun"/>
          <w:szCs w:val="21"/>
        </w:rPr>
      </w:pPr>
      <w:r>
        <w:rPr>
          <w:noProof/>
        </w:rPr>
        <w:lastRenderedPageBreak/>
        <w:drawing>
          <wp:inline distT="0" distB="0" distL="0" distR="0" wp14:anchorId="46C834CE" wp14:editId="099E9749">
            <wp:extent cx="3228975" cy="404939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rcRect l="1745" r="10873" b="13795"/>
                    <a:stretch>
                      <a:fillRect/>
                    </a:stretch>
                  </pic:blipFill>
                  <pic:spPr>
                    <a:xfrm>
                      <a:off x="0" y="0"/>
                      <a:ext cx="3234465" cy="4056006"/>
                    </a:xfrm>
                    <a:prstGeom prst="rect">
                      <a:avLst/>
                    </a:prstGeom>
                    <a:ln>
                      <a:noFill/>
                    </a:ln>
                  </pic:spPr>
                </pic:pic>
              </a:graphicData>
            </a:graphic>
          </wp:inline>
        </w:drawing>
      </w:r>
    </w:p>
    <w:p w14:paraId="21548EF3" w14:textId="77777777" w:rsidR="00026995" w:rsidRDefault="00000000">
      <w:pPr>
        <w:spacing w:line="300" w:lineRule="auto"/>
        <w:rPr>
          <w:rFonts w:ascii="SimSun" w:eastAsia="SimSun" w:hAnsi="SimSun"/>
          <w:szCs w:val="21"/>
        </w:rPr>
      </w:pPr>
      <w:bookmarkStart w:id="5" w:name="_Hlk57480352"/>
      <w:r>
        <w:rPr>
          <w:rFonts w:ascii="SimSun" w:eastAsia="SimSun" w:hAnsi="SimSun" w:hint="eastAsia"/>
          <w:szCs w:val="21"/>
        </w:rPr>
        <w:t>（</w:t>
      </w:r>
      <w:r>
        <w:rPr>
          <w:rFonts w:ascii="SimSun" w:eastAsia="SimSun" w:hAnsi="SimSun"/>
          <w:szCs w:val="21"/>
        </w:rPr>
        <w:t>2）</w:t>
      </w:r>
      <w:r>
        <w:rPr>
          <w:rFonts w:ascii="SimSun" w:eastAsia="SimSun" w:hAnsi="SimSun" w:hint="eastAsia"/>
          <w:szCs w:val="21"/>
        </w:rPr>
        <w:t>删除</w:t>
      </w:r>
      <w:r>
        <w:rPr>
          <w:rFonts w:ascii="SimSun" w:eastAsia="SimSun" w:hAnsi="SimSun"/>
          <w:szCs w:val="21"/>
        </w:rPr>
        <w:t>操作</w:t>
      </w:r>
    </w:p>
    <w:p w14:paraId="43FCC117" w14:textId="77777777" w:rsidR="00026995" w:rsidRDefault="00000000">
      <w:pPr>
        <w:spacing w:line="300" w:lineRule="auto"/>
        <w:rPr>
          <w:rFonts w:ascii="SimSun" w:eastAsia="SimSun" w:hAnsi="SimSun"/>
          <w:szCs w:val="21"/>
        </w:rPr>
      </w:pPr>
      <w:r>
        <w:rPr>
          <w:rFonts w:ascii="SimSun" w:eastAsia="SimSun" w:hAnsi="SimSun" w:hint="eastAsia"/>
          <w:szCs w:val="21"/>
        </w:rPr>
        <w:t>数据输入：输入要删除的第i</w:t>
      </w:r>
      <w:proofErr w:type="gramStart"/>
      <w:r>
        <w:rPr>
          <w:rFonts w:ascii="SimSun" w:eastAsia="SimSun" w:hAnsi="SimSun" w:hint="eastAsia"/>
          <w:szCs w:val="21"/>
        </w:rPr>
        <w:t>个</w:t>
      </w:r>
      <w:proofErr w:type="gramEnd"/>
      <w:r>
        <w:rPr>
          <w:rFonts w:ascii="SimSun" w:eastAsia="SimSun" w:hAnsi="SimSun" w:hint="eastAsia"/>
          <w:szCs w:val="21"/>
        </w:rPr>
        <w:t>结点，</w:t>
      </w:r>
      <w:r>
        <w:rPr>
          <w:rFonts w:ascii="SimSun" w:eastAsia="SimSun" w:hAnsi="SimSun"/>
          <w:szCs w:val="21"/>
        </w:rPr>
        <w:t>数据类型为整型</w:t>
      </w:r>
    </w:p>
    <w:p w14:paraId="52886DC4" w14:textId="77777777" w:rsidR="00026995" w:rsidRDefault="00000000">
      <w:pPr>
        <w:spacing w:line="300" w:lineRule="auto"/>
        <w:rPr>
          <w:rFonts w:ascii="SimSun" w:eastAsia="SimSun" w:hAnsi="SimSun"/>
          <w:szCs w:val="21"/>
        </w:rPr>
      </w:pPr>
      <w:r>
        <w:rPr>
          <w:rFonts w:ascii="SimSun" w:eastAsia="SimSun" w:hAnsi="SimSun" w:hint="eastAsia"/>
          <w:szCs w:val="21"/>
        </w:rPr>
        <w:t>测试数据：要删除第</w:t>
      </w:r>
      <w:r>
        <w:rPr>
          <w:rFonts w:ascii="SimSun" w:eastAsia="SimSun" w:hAnsi="SimSun"/>
          <w:szCs w:val="21"/>
        </w:rPr>
        <w:t>2</w:t>
      </w:r>
      <w:r>
        <w:rPr>
          <w:rFonts w:ascii="SimSun" w:eastAsia="SimSun" w:hAnsi="SimSun" w:hint="eastAsia"/>
          <w:szCs w:val="21"/>
        </w:rPr>
        <w:t>个结点</w:t>
      </w:r>
    </w:p>
    <w:p w14:paraId="56E7CCF2" w14:textId="77777777" w:rsidR="00026995" w:rsidRDefault="00000000">
      <w:pPr>
        <w:spacing w:line="300" w:lineRule="auto"/>
        <w:rPr>
          <w:rFonts w:ascii="SimSun" w:eastAsia="SimSun" w:hAnsi="SimSun"/>
          <w:szCs w:val="21"/>
        </w:rPr>
      </w:pPr>
      <w:r>
        <w:rPr>
          <w:rFonts w:ascii="SimSun" w:eastAsia="SimSun" w:hAnsi="SimSun" w:hint="eastAsia"/>
          <w:szCs w:val="21"/>
        </w:rPr>
        <w:t>运行结果：成功</w:t>
      </w:r>
    </w:p>
    <w:bookmarkEnd w:id="5"/>
    <w:p w14:paraId="15AE4A77" w14:textId="77777777" w:rsidR="00026995" w:rsidRDefault="00000000">
      <w:pPr>
        <w:spacing w:line="300" w:lineRule="auto"/>
        <w:rPr>
          <w:rFonts w:ascii="SimSun" w:eastAsia="SimSun" w:hAnsi="SimSun"/>
          <w:szCs w:val="21"/>
        </w:rPr>
      </w:pPr>
      <w:r>
        <w:rPr>
          <w:noProof/>
        </w:rPr>
        <w:drawing>
          <wp:inline distT="0" distB="0" distL="0" distR="0" wp14:anchorId="241E73D5" wp14:editId="3F4E8194">
            <wp:extent cx="3223260" cy="5975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rcRect l="1904" t="85831" r="10856" b="1438"/>
                    <a:stretch>
                      <a:fillRect/>
                    </a:stretch>
                  </pic:blipFill>
                  <pic:spPr>
                    <a:xfrm>
                      <a:off x="0" y="0"/>
                      <a:ext cx="3229219" cy="598982"/>
                    </a:xfrm>
                    <a:prstGeom prst="rect">
                      <a:avLst/>
                    </a:prstGeom>
                    <a:ln>
                      <a:noFill/>
                    </a:ln>
                  </pic:spPr>
                </pic:pic>
              </a:graphicData>
            </a:graphic>
          </wp:inline>
        </w:drawing>
      </w:r>
    </w:p>
    <w:p w14:paraId="5A6B75F2" w14:textId="77777777" w:rsidR="00026995" w:rsidRDefault="00000000">
      <w:pPr>
        <w:spacing w:line="300" w:lineRule="auto"/>
        <w:rPr>
          <w:rFonts w:ascii="SimSun" w:eastAsia="SimSun" w:hAnsi="SimSun"/>
          <w:szCs w:val="21"/>
        </w:rPr>
      </w:pPr>
      <w:r>
        <w:rPr>
          <w:rFonts w:ascii="SimSun" w:eastAsia="SimSun" w:hAnsi="SimSun"/>
          <w:szCs w:val="21"/>
        </w:rPr>
        <w:t>4.带有注释的源程序</w:t>
      </w:r>
    </w:p>
    <w:p w14:paraId="6798A00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实验三：单链表的定义、创建、插入和删除操作，显示数据元素。</w:t>
      </w:r>
    </w:p>
    <w:p w14:paraId="6540019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#include&lt;stdio.h&gt;</w:t>
      </w:r>
    </w:p>
    <w:p w14:paraId="6389B78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NULL 0</w:t>
      </w:r>
    </w:p>
    <w:p w14:paraId="355370D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SLNODE struct sl_node</w:t>
      </w:r>
    </w:p>
    <w:p w14:paraId="5D1BDE8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ElemType int</w:t>
      </w:r>
    </w:p>
    <w:p w14:paraId="11351B1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SLNODE{</w:t>
      </w:r>
    </w:p>
    <w:p w14:paraId="3D5D1BB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data;</w:t>
      </w:r>
    </w:p>
    <w:p w14:paraId="37FD3DE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SLNODE *next;</w:t>
      </w:r>
    </w:p>
    <w:p w14:paraId="093DB65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1F8A050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SLNODE *CREATE_SL(SLNODE *h)</w:t>
      </w:r>
    </w:p>
    <w:p w14:paraId="0CEE841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w:t>
      </w:r>
    </w:p>
    <w:p w14:paraId="354EAEA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SLNODE *r;</w:t>
      </w:r>
    </w:p>
    <w:p w14:paraId="268E913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h = (SLNODE*)malloc(sizeof(SLNODE));//</w:t>
      </w:r>
      <w:r>
        <w:rPr>
          <w:rFonts w:ascii="SimSun" w:eastAsia="SimSun" w:hAnsi="SimSun" w:cs="NSimSun" w:hint="eastAsia"/>
          <w:kern w:val="0"/>
          <w:szCs w:val="21"/>
          <w:highlight w:val="white"/>
        </w:rPr>
        <w:t>申请内存单元</w:t>
      </w:r>
    </w:p>
    <w:p w14:paraId="466590F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h-&gt;next=NULL;//</w:t>
      </w:r>
      <w:r>
        <w:rPr>
          <w:rFonts w:ascii="SimSun" w:eastAsia="SimSun" w:hAnsi="SimSun" w:cs="NSimSun" w:hint="eastAsia"/>
          <w:kern w:val="0"/>
          <w:szCs w:val="21"/>
          <w:highlight w:val="white"/>
        </w:rPr>
        <w:t>创建一个空表</w:t>
      </w:r>
    </w:p>
    <w:p w14:paraId="4177577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 = (SLNODE*)malloc(sizeof(SLNODE)); //</w:t>
      </w:r>
      <w:r>
        <w:rPr>
          <w:rFonts w:ascii="SimSun" w:eastAsia="SimSun" w:hAnsi="SimSun" w:cs="NSimSun" w:hint="eastAsia"/>
          <w:kern w:val="0"/>
          <w:szCs w:val="21"/>
          <w:highlight w:val="white"/>
        </w:rPr>
        <w:t>申请内存单元</w:t>
      </w:r>
    </w:p>
    <w:p w14:paraId="1A62E36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scanf_s("%d",&amp;r-&gt;data,1);</w:t>
      </w:r>
    </w:p>
    <w:p w14:paraId="5EBB576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getchar();</w:t>
      </w:r>
    </w:p>
    <w:p w14:paraId="541450C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while (r-&gt;data != -1)//</w:t>
      </w:r>
      <w:r>
        <w:rPr>
          <w:rFonts w:ascii="SimSun" w:eastAsia="SimSun" w:hAnsi="SimSun" w:cs="NSimSun" w:hint="eastAsia"/>
          <w:kern w:val="0"/>
          <w:szCs w:val="21"/>
          <w:highlight w:val="white"/>
        </w:rPr>
        <w:t>单链表结束的标志</w:t>
      </w:r>
    </w:p>
    <w:p w14:paraId="2A6C882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20B075D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r-&gt;next = h-&gt;next;</w:t>
      </w:r>
    </w:p>
    <w:p w14:paraId="2CA6B1D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h-&gt;next = r;</w:t>
      </w:r>
    </w:p>
    <w:p w14:paraId="1201906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 = (SLNODE*)malloc(sizeof(SLNODE)); //</w:t>
      </w:r>
      <w:r>
        <w:rPr>
          <w:rFonts w:ascii="SimSun" w:eastAsia="SimSun" w:hAnsi="SimSun" w:cs="NSimSun" w:hint="eastAsia"/>
          <w:kern w:val="0"/>
          <w:szCs w:val="21"/>
          <w:highlight w:val="white"/>
        </w:rPr>
        <w:t>申请内存单元</w:t>
      </w:r>
    </w:p>
    <w:p w14:paraId="610D663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scanf_s("%d", &amp;r-&gt;data, 1);</w:t>
      </w:r>
    </w:p>
    <w:p w14:paraId="5A17C2B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5C95EC2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h;}</w:t>
      </w:r>
    </w:p>
    <w:p w14:paraId="7E916FC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Insert_LinkList(SLNODE*h, int i, ElemType x)</w:t>
      </w:r>
    </w:p>
    <w:p w14:paraId="2C7B114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   //</w:t>
      </w:r>
      <w:r>
        <w:rPr>
          <w:rFonts w:ascii="SimSun" w:eastAsia="SimSun" w:hAnsi="SimSun" w:cs="NSimSun" w:hint="eastAsia"/>
          <w:kern w:val="0"/>
          <w:szCs w:val="21"/>
          <w:highlight w:val="white"/>
        </w:rPr>
        <w:t>在单链表的第i</w:t>
      </w:r>
      <w:proofErr w:type="gramStart"/>
      <w:r>
        <w:rPr>
          <w:rFonts w:ascii="SimSun" w:eastAsia="SimSun" w:hAnsi="SimSun" w:cs="NSimSun" w:hint="eastAsia"/>
          <w:kern w:val="0"/>
          <w:szCs w:val="21"/>
          <w:highlight w:val="white"/>
        </w:rPr>
        <w:t>个</w:t>
      </w:r>
      <w:proofErr w:type="gramEnd"/>
      <w:r>
        <w:rPr>
          <w:rFonts w:ascii="SimSun" w:eastAsia="SimSun" w:hAnsi="SimSun" w:cs="NSimSun" w:hint="eastAsia"/>
          <w:kern w:val="0"/>
          <w:szCs w:val="21"/>
          <w:highlight w:val="white"/>
        </w:rPr>
        <w:t>位置上</w:t>
      </w:r>
      <w:proofErr w:type="gramStart"/>
      <w:r>
        <w:rPr>
          <w:rFonts w:ascii="SimSun" w:eastAsia="SimSun" w:hAnsi="SimSun" w:cs="NSimSun" w:hint="eastAsia"/>
          <w:kern w:val="0"/>
          <w:szCs w:val="21"/>
          <w:highlight w:val="white"/>
        </w:rPr>
        <w:t>插入值</w:t>
      </w:r>
      <w:proofErr w:type="gramEnd"/>
      <w:r>
        <w:rPr>
          <w:rFonts w:ascii="SimSun" w:eastAsia="SimSun" w:hAnsi="SimSun" w:cs="NSimSun" w:hint="eastAsia"/>
          <w:kern w:val="0"/>
          <w:szCs w:val="21"/>
          <w:highlight w:val="white"/>
        </w:rPr>
        <w:t>为x的元素</w:t>
      </w:r>
    </w:p>
    <w:p w14:paraId="085353F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SLNODE*p, *s;</w:t>
      </w:r>
    </w:p>
    <w:p w14:paraId="7FC9363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j = 0;</w:t>
      </w:r>
    </w:p>
    <w:p w14:paraId="6532F0F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 = h;</w:t>
      </w:r>
    </w:p>
    <w:p w14:paraId="6E532B1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while (p-&gt;next != NULL &amp;&amp; j &lt; i - 1)</w:t>
      </w:r>
    </w:p>
    <w:p w14:paraId="07A8F8C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85BF76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 = p-&gt;next;</w:t>
      </w:r>
    </w:p>
    <w:p w14:paraId="7B2FFF5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j++;</w:t>
      </w:r>
    </w:p>
    <w:p w14:paraId="7B63986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36DB762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(j != i - 1)//</w:t>
      </w:r>
      <w:r>
        <w:rPr>
          <w:rFonts w:ascii="SimSun" w:eastAsia="SimSun" w:hAnsi="SimSun" w:cs="NSimSun" w:hint="eastAsia"/>
          <w:kern w:val="0"/>
          <w:szCs w:val="21"/>
          <w:highlight w:val="white"/>
        </w:rPr>
        <w:t>第i-</w:t>
      </w:r>
      <w:r>
        <w:rPr>
          <w:rFonts w:ascii="SimSun" w:eastAsia="SimSun" w:hAnsi="SimSun" w:cs="NSimSun"/>
          <w:kern w:val="0"/>
          <w:szCs w:val="21"/>
          <w:highlight w:val="white"/>
        </w:rPr>
        <w:t>1</w:t>
      </w:r>
      <w:r>
        <w:rPr>
          <w:rFonts w:ascii="SimSun" w:eastAsia="SimSun" w:hAnsi="SimSun" w:cs="NSimSun" w:hint="eastAsia"/>
          <w:kern w:val="0"/>
          <w:szCs w:val="21"/>
          <w:highlight w:val="white"/>
        </w:rPr>
        <w:t>个不存在，不能插入</w:t>
      </w:r>
    </w:p>
    <w:p w14:paraId="1C4F6C1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2DF2664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printf("i is invalid!");</w:t>
      </w:r>
    </w:p>
    <w:p w14:paraId="4749926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0;}</w:t>
      </w:r>
    </w:p>
    <w:p w14:paraId="6C8305A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else</w:t>
      </w:r>
    </w:p>
    <w:p w14:paraId="797D08B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4CC4837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 = (SLNODE*)malloc(sizeof(SLNODE));//</w:t>
      </w:r>
      <w:r>
        <w:rPr>
          <w:rFonts w:ascii="SimSun" w:eastAsia="SimSun" w:hAnsi="SimSun" w:cs="NSimSun" w:hint="eastAsia"/>
          <w:kern w:val="0"/>
          <w:szCs w:val="21"/>
          <w:highlight w:val="white"/>
        </w:rPr>
        <w:t>申请新结点</w:t>
      </w:r>
    </w:p>
    <w:p w14:paraId="29F33EA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s-&gt;data = x;</w:t>
      </w:r>
    </w:p>
    <w:p w14:paraId="73B638E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s-&gt;next = p-&gt;next;</w:t>
      </w:r>
    </w:p>
    <w:p w14:paraId="30B2837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p-&gt;next = s;//</w:t>
      </w:r>
      <w:r>
        <w:rPr>
          <w:rFonts w:ascii="SimSun" w:eastAsia="SimSun" w:hAnsi="SimSun" w:cs="NSimSun" w:hint="eastAsia"/>
          <w:kern w:val="0"/>
          <w:szCs w:val="21"/>
          <w:highlight w:val="white"/>
        </w:rPr>
        <w:t>p结点后面插入新结点s</w:t>
      </w:r>
    </w:p>
    <w:p w14:paraId="4B69211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r>
      <w:r>
        <w:rPr>
          <w:rFonts w:ascii="SimSun" w:eastAsia="SimSun" w:hAnsi="SimSun" w:cs="NSimSun"/>
          <w:kern w:val="0"/>
          <w:szCs w:val="21"/>
          <w:highlight w:val="white"/>
        </w:rPr>
        <w:tab/>
        <w:t>return 1;}</w:t>
      </w:r>
    </w:p>
    <w:p w14:paraId="1B27ABE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5BF98A8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Delete_LinkList(SLNODE*h, int i)</w:t>
      </w:r>
    </w:p>
    <w:p w14:paraId="0F43B12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32EF549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SLNODE*p, *q;</w:t>
      </w:r>
    </w:p>
    <w:p w14:paraId="228E277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j = 0;</w:t>
      </w:r>
    </w:p>
    <w:p w14:paraId="428DA41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 = h;</w:t>
      </w:r>
    </w:p>
    <w:p w14:paraId="4EDC598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q = p;</w:t>
      </w:r>
    </w:p>
    <w:p w14:paraId="7664383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while (p-&gt;next != NULL &amp;&amp; j &lt; i )</w:t>
      </w:r>
    </w:p>
    <w:p w14:paraId="7DCE309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6A2BB03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q = p;</w:t>
      </w:r>
    </w:p>
    <w:p w14:paraId="2913AB8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 = p-&gt;next;</w:t>
      </w:r>
    </w:p>
    <w:p w14:paraId="72A7744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j++;</w:t>
      </w:r>
    </w:p>
    <w:p w14:paraId="1D25217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r>
        <w:rPr>
          <w:rFonts w:ascii="SimSun" w:eastAsia="SimSun" w:hAnsi="SimSun" w:cs="NSimSun" w:hint="eastAsia"/>
          <w:kern w:val="0"/>
          <w:szCs w:val="21"/>
          <w:highlight w:val="white"/>
        </w:rPr>
        <w:t>/</w:t>
      </w:r>
      <w:r>
        <w:rPr>
          <w:rFonts w:ascii="SimSun" w:eastAsia="SimSun" w:hAnsi="SimSun" w:cs="NSimSun"/>
          <w:kern w:val="0"/>
          <w:szCs w:val="21"/>
          <w:highlight w:val="white"/>
        </w:rPr>
        <w:t>/</w:t>
      </w:r>
      <w:r>
        <w:rPr>
          <w:rFonts w:ascii="SimSun" w:eastAsia="SimSun" w:hAnsi="SimSun" w:cs="NSimSun" w:hint="eastAsia"/>
          <w:kern w:val="0"/>
          <w:szCs w:val="21"/>
          <w:highlight w:val="white"/>
        </w:rPr>
        <w:t>查找i结点</w:t>
      </w:r>
    </w:p>
    <w:p w14:paraId="348178F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(j != i )</w:t>
      </w:r>
    </w:p>
    <w:p w14:paraId="660A986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3F85D79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printf("i is invalid!");</w:t>
      </w:r>
    </w:p>
    <w:p w14:paraId="0CABFDA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0;}</w:t>
      </w:r>
    </w:p>
    <w:p w14:paraId="3D2F45B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else</w:t>
      </w:r>
    </w:p>
    <w:p w14:paraId="59933B7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005D8CA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q-&gt;next = p-&gt;next;</w:t>
      </w:r>
    </w:p>
    <w:p w14:paraId="1FEA2B5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free(p);//</w:t>
      </w:r>
      <w:r>
        <w:rPr>
          <w:rFonts w:ascii="SimSun" w:eastAsia="SimSun" w:hAnsi="SimSun" w:cs="NSimSun" w:hint="eastAsia"/>
          <w:kern w:val="0"/>
          <w:szCs w:val="21"/>
          <w:highlight w:val="white"/>
        </w:rPr>
        <w:t>删除</w:t>
      </w:r>
    </w:p>
    <w:p w14:paraId="758CF9A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1;</w:t>
      </w:r>
    </w:p>
    <w:p w14:paraId="3C515B9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1834BD3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3A4B309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Show_LinkList(SLNODE*h)</w:t>
      </w:r>
    </w:p>
    <w:p w14:paraId="7193A2E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47DDBC3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SLNODE*p;</w:t>
      </w:r>
    </w:p>
    <w:p w14:paraId="208AF96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 = h;</w:t>
      </w:r>
    </w:p>
    <w:p w14:paraId="0E8DBED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while (p-&gt;next != NULL)</w:t>
      </w:r>
    </w:p>
    <w:p w14:paraId="6EDE948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6BF4936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 = p-&gt;next;</w:t>
      </w:r>
    </w:p>
    <w:p w14:paraId="20C87FA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printf("%d  ", p-&gt;data);</w:t>
      </w:r>
      <w:r>
        <w:rPr>
          <w:rFonts w:ascii="SimSun" w:eastAsia="SimSun" w:hAnsi="SimSun" w:cs="NSimSun"/>
          <w:kern w:val="0"/>
          <w:szCs w:val="21"/>
          <w:highlight w:val="white"/>
        </w:rPr>
        <w:tab/>
      </w:r>
    </w:p>
    <w:p w14:paraId="46D63FC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24587BE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printf("\n");}</w:t>
      </w:r>
    </w:p>
    <w:p w14:paraId="7196D80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int main()</w:t>
      </w:r>
    </w:p>
    <w:p w14:paraId="42EAC02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42DADE8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i,flag,x;</w:t>
      </w:r>
    </w:p>
    <w:p w14:paraId="6196CD2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flag = 1;</w:t>
      </w:r>
    </w:p>
    <w:p w14:paraId="71487C1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SLNODE *h;SLNODE *HEAD;</w:t>
      </w:r>
    </w:p>
    <w:p w14:paraId="04CEAB4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HEAD = (SLNODE*)malloc(sizeof(SLNODE));</w:t>
      </w:r>
    </w:p>
    <w:p w14:paraId="078C5EA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HEAD-&gt;next == NULL;</w:t>
      </w:r>
    </w:p>
    <w:p w14:paraId="2F17696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h= (SLNODE*)malloc(sizeof(SLNODE));</w:t>
      </w:r>
    </w:p>
    <w:p w14:paraId="3032AA1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h-&gt;next == NULL;</w:t>
      </w:r>
    </w:p>
    <w:p w14:paraId="22B43E3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w:t>
      </w:r>
    </w:p>
    <w:p w14:paraId="77C3F2E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334BC00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要插入结点吗？要则输入</w:t>
      </w:r>
      <w:r>
        <w:rPr>
          <w:rFonts w:ascii="SimSun" w:eastAsia="SimSun" w:hAnsi="SimSun" w:cs="NSimSun"/>
          <w:kern w:val="0"/>
          <w:szCs w:val="21"/>
          <w:highlight w:val="white"/>
        </w:rPr>
        <w:t>1\n");</w:t>
      </w:r>
    </w:p>
    <w:p w14:paraId="7C1364B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scanf_s("%d", &amp;flag, 1);</w:t>
      </w:r>
    </w:p>
    <w:p w14:paraId="0F0B06C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35102C4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487E8E4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输入要插入的第几个结点</w:t>
      </w:r>
      <w:r>
        <w:rPr>
          <w:rFonts w:ascii="SimSun" w:eastAsia="SimSun" w:hAnsi="SimSun" w:cs="NSimSun"/>
          <w:kern w:val="0"/>
          <w:szCs w:val="21"/>
          <w:highlight w:val="white"/>
        </w:rPr>
        <w:t>i</w:t>
      </w:r>
      <w:r>
        <w:rPr>
          <w:rFonts w:ascii="SimSun" w:eastAsia="SimSun" w:hAnsi="SimSun" w:cs="NSimSun" w:hint="eastAsia"/>
          <w:kern w:val="0"/>
          <w:szCs w:val="21"/>
          <w:highlight w:val="white"/>
        </w:rPr>
        <w:t>，输入要插入的值</w:t>
      </w:r>
      <w:r>
        <w:rPr>
          <w:rFonts w:ascii="SimSun" w:eastAsia="SimSun" w:hAnsi="SimSun" w:cs="NSimSun"/>
          <w:kern w:val="0"/>
          <w:szCs w:val="21"/>
          <w:highlight w:val="white"/>
        </w:rPr>
        <w:t>x\n");</w:t>
      </w:r>
    </w:p>
    <w:p w14:paraId="3A2543B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scanf_s("%d%d", &amp;i, &amp;x, 2);</w:t>
      </w:r>
    </w:p>
    <w:p w14:paraId="42A46C7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flag = Insert_LinkList(h, i, x);</w:t>
      </w:r>
    </w:p>
    <w:p w14:paraId="38E31EE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7C244FF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printf("success\n");</w:t>
      </w:r>
    </w:p>
    <w:p w14:paraId="181B9ED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//Show_LinkList(h);</w:t>
      </w:r>
    </w:p>
    <w:p w14:paraId="76A9E3F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6E9C561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else break;</w:t>
      </w:r>
    </w:p>
    <w:p w14:paraId="7E9FDA3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558367C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输入要删除的第几个结点</w:t>
      </w:r>
      <w:r>
        <w:rPr>
          <w:rFonts w:ascii="SimSun" w:eastAsia="SimSun" w:hAnsi="SimSun" w:cs="NSimSun"/>
          <w:kern w:val="0"/>
          <w:szCs w:val="21"/>
          <w:highlight w:val="white"/>
        </w:rPr>
        <w:t>i\n");</w:t>
      </w:r>
    </w:p>
    <w:p w14:paraId="2D319B4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scanf_s("%d", &amp;i,1);</w:t>
      </w:r>
    </w:p>
    <w:p w14:paraId="631FE0E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flag=Delete_LinkList(h, i);</w:t>
      </w:r>
    </w:p>
    <w:p w14:paraId="590377B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(flag == 1)</w:t>
      </w:r>
    </w:p>
    <w:p w14:paraId="7513E4F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printf("success\n");</w:t>
      </w:r>
    </w:p>
    <w:p w14:paraId="1742E65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Show_LinkList(h);</w:t>
      </w:r>
    </w:p>
    <w:p w14:paraId="7C8C5E8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1;</w:t>
      </w:r>
    </w:p>
    <w:p w14:paraId="3012DAE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5E64879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5.实验的收获：</w:t>
      </w:r>
    </w:p>
    <w:p w14:paraId="51B2841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单链表的插入有前插和后插法，前插的时间复杂度为O(</w:t>
      </w:r>
      <w:r>
        <w:rPr>
          <w:rFonts w:ascii="SimSun" w:eastAsia="SimSun" w:hAnsi="SimSun" w:cs="NSimSun"/>
          <w:kern w:val="0"/>
          <w:szCs w:val="21"/>
          <w:highlight w:val="white"/>
        </w:rPr>
        <w:t>n),</w:t>
      </w:r>
      <w:r>
        <w:rPr>
          <w:rFonts w:ascii="SimSun" w:eastAsia="SimSun" w:hAnsi="SimSun" w:cs="NSimSun" w:hint="eastAsia"/>
          <w:kern w:val="0"/>
          <w:szCs w:val="21"/>
          <w:highlight w:val="white"/>
        </w:rPr>
        <w:t xml:space="preserve"> 后插的时间复杂度为O(</w:t>
      </w:r>
      <w:r>
        <w:rPr>
          <w:rFonts w:ascii="SimSun" w:eastAsia="SimSun" w:hAnsi="SimSun" w:cs="NSimSun"/>
          <w:kern w:val="0"/>
          <w:szCs w:val="21"/>
          <w:highlight w:val="white"/>
        </w:rPr>
        <w:t>1)</w:t>
      </w:r>
      <w:r>
        <w:rPr>
          <w:rFonts w:ascii="SimSun" w:eastAsia="SimSun" w:hAnsi="SimSun" w:cs="NSimSun" w:hint="eastAsia"/>
          <w:kern w:val="0"/>
          <w:szCs w:val="21"/>
          <w:highlight w:val="white"/>
        </w:rPr>
        <w:t>；单链表的删除分为删除前驱结点和删除后继结点，删除前驱结点的时间复杂度为O(</w:t>
      </w:r>
      <w:r>
        <w:rPr>
          <w:rFonts w:ascii="SimSun" w:eastAsia="SimSun" w:hAnsi="SimSun" w:cs="NSimSun"/>
          <w:kern w:val="0"/>
          <w:szCs w:val="21"/>
          <w:highlight w:val="white"/>
        </w:rPr>
        <w:t>n),</w:t>
      </w:r>
      <w:r>
        <w:rPr>
          <w:rFonts w:ascii="SimSun" w:eastAsia="SimSun" w:hAnsi="SimSun" w:cs="NSimSun" w:hint="eastAsia"/>
          <w:kern w:val="0"/>
          <w:szCs w:val="21"/>
          <w:highlight w:val="white"/>
        </w:rPr>
        <w:t xml:space="preserve"> 删除</w:t>
      </w:r>
      <w:r>
        <w:rPr>
          <w:rFonts w:ascii="SimSun" w:eastAsia="SimSun" w:hAnsi="SimSun" w:cs="NSimSun" w:hint="eastAsia"/>
          <w:kern w:val="0"/>
          <w:szCs w:val="21"/>
          <w:highlight w:val="white"/>
        </w:rPr>
        <w:lastRenderedPageBreak/>
        <w:t>后继结点的时间复杂度为O(</w:t>
      </w:r>
      <w:r>
        <w:rPr>
          <w:rFonts w:ascii="SimSun" w:eastAsia="SimSun" w:hAnsi="SimSun" w:cs="NSimSun"/>
          <w:kern w:val="0"/>
          <w:szCs w:val="21"/>
          <w:highlight w:val="white"/>
        </w:rPr>
        <w:t>1)</w:t>
      </w:r>
      <w:r>
        <w:rPr>
          <w:rFonts w:ascii="SimSun" w:eastAsia="SimSun" w:hAnsi="SimSun" w:cs="NSimSun" w:hint="eastAsia"/>
          <w:kern w:val="0"/>
          <w:szCs w:val="21"/>
          <w:highlight w:val="white"/>
        </w:rPr>
        <w:t>。因此可以建议在实验要求上增加“考虑时间效益”等条件，对同学们关于单链表操作的理解进一步考察。</w:t>
      </w:r>
    </w:p>
    <w:p w14:paraId="4883720D" w14:textId="77777777" w:rsidR="00026995" w:rsidRDefault="00000000">
      <w:pPr>
        <w:spacing w:line="300" w:lineRule="auto"/>
        <w:rPr>
          <w:rFonts w:ascii="SimSun" w:eastAsia="SimSun" w:hAnsi="SimSun"/>
          <w:b/>
          <w:bCs/>
          <w:sz w:val="28"/>
          <w:szCs w:val="28"/>
        </w:rPr>
      </w:pPr>
      <w:bookmarkStart w:id="6" w:name="_Hlk57479049"/>
      <w:r>
        <w:rPr>
          <w:rFonts w:ascii="SimSun" w:eastAsia="SimSun" w:hAnsi="SimSun" w:hint="eastAsia"/>
          <w:b/>
          <w:bCs/>
          <w:sz w:val="28"/>
          <w:szCs w:val="28"/>
        </w:rPr>
        <w:t>实验四</w:t>
      </w:r>
    </w:p>
    <w:p w14:paraId="75BB3FED" w14:textId="77777777" w:rsidR="00026995" w:rsidRDefault="00000000">
      <w:pPr>
        <w:autoSpaceDE w:val="0"/>
        <w:autoSpaceDN w:val="0"/>
        <w:adjustRightInd w:val="0"/>
        <w:spacing w:line="300" w:lineRule="auto"/>
        <w:jc w:val="left"/>
        <w:rPr>
          <w:ins w:id="7" w:author="1285231110@qq.com" w:date="2020-11-13T14:34:00Z"/>
          <w:rFonts w:ascii="SimSun" w:eastAsia="SimSun" w:hAnsi="SimSun" w:cs="NSimSun"/>
          <w:kern w:val="0"/>
          <w:szCs w:val="21"/>
          <w:highlight w:val="white"/>
        </w:rPr>
      </w:pPr>
      <w:bookmarkStart w:id="8" w:name="_Hlk57455320"/>
      <w:bookmarkEnd w:id="6"/>
      <w:r>
        <w:rPr>
          <w:rFonts w:ascii="SimSun" w:eastAsia="SimSun" w:hAnsi="SimSun" w:cs="NSimSun" w:hint="eastAsia"/>
          <w:kern w:val="0"/>
          <w:szCs w:val="21"/>
          <w:highlight w:val="white"/>
        </w:rPr>
        <w:t>1</w:t>
      </w:r>
      <w:r>
        <w:rPr>
          <w:rFonts w:ascii="SimSun" w:eastAsia="SimSun" w:hAnsi="SimSun" w:cs="NSimSun"/>
          <w:kern w:val="0"/>
          <w:szCs w:val="21"/>
          <w:highlight w:val="white"/>
        </w:rPr>
        <w:t>.对象、目的和要求</w:t>
      </w:r>
    </w:p>
    <w:p w14:paraId="2B9053D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以顺序</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为对象，进行定义、创建、插入和删除操作，显示数据元素。</w:t>
      </w:r>
    </w:p>
    <w:p w14:paraId="5AEC685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2</w:t>
      </w:r>
      <w:r>
        <w:rPr>
          <w:rFonts w:ascii="SimSun" w:eastAsia="SimSun" w:hAnsi="SimSun" w:cs="NSimSun"/>
          <w:kern w:val="0"/>
          <w:szCs w:val="21"/>
          <w:highlight w:val="white"/>
        </w:rPr>
        <w:t>.函数流程图</w:t>
      </w:r>
      <w:r>
        <w:rPr>
          <w:noProof/>
        </w:rPr>
        <w:drawing>
          <wp:inline distT="0" distB="0" distL="0" distR="0" wp14:anchorId="41CDE461" wp14:editId="12BF405F">
            <wp:extent cx="5274310" cy="56527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5652770"/>
                    </a:xfrm>
                    <a:prstGeom prst="rect">
                      <a:avLst/>
                    </a:prstGeom>
                    <a:noFill/>
                    <a:ln>
                      <a:noFill/>
                    </a:ln>
                  </pic:spPr>
                </pic:pic>
              </a:graphicData>
            </a:graphic>
          </wp:inline>
        </w:drawing>
      </w:r>
    </w:p>
    <w:p w14:paraId="3A6BD5A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3</w:t>
      </w:r>
      <w:r>
        <w:rPr>
          <w:rFonts w:ascii="SimSun" w:eastAsia="SimSun" w:hAnsi="SimSun" w:cs="NSimSun"/>
          <w:kern w:val="0"/>
          <w:szCs w:val="21"/>
          <w:highlight w:val="white"/>
        </w:rPr>
        <w:t>.程序的数据输入要求</w:t>
      </w:r>
      <w:r>
        <w:rPr>
          <w:rFonts w:ascii="SimSun" w:eastAsia="SimSun" w:hAnsi="SimSun" w:cs="NSimSun" w:hint="eastAsia"/>
          <w:kern w:val="0"/>
          <w:szCs w:val="21"/>
          <w:highlight w:val="white"/>
        </w:rPr>
        <w:t>、</w:t>
      </w:r>
      <w:r>
        <w:rPr>
          <w:rFonts w:ascii="SimSun" w:eastAsia="SimSun" w:hAnsi="SimSun" w:cs="NSimSun"/>
          <w:kern w:val="0"/>
          <w:szCs w:val="21"/>
          <w:highlight w:val="white"/>
        </w:rPr>
        <w:t>测试数据与运行结果</w:t>
      </w:r>
    </w:p>
    <w:p w14:paraId="55EF5D46" w14:textId="77777777" w:rsidR="00026995" w:rsidRDefault="00000000">
      <w:pPr>
        <w:spacing w:line="300" w:lineRule="auto"/>
        <w:rPr>
          <w:rFonts w:ascii="SimSun" w:eastAsia="SimSun" w:hAnsi="SimSun"/>
          <w:szCs w:val="21"/>
        </w:rPr>
      </w:pPr>
      <w:bookmarkStart w:id="9" w:name="_Hlk57484536"/>
      <w:r>
        <w:rPr>
          <w:rFonts w:ascii="SimSun" w:eastAsia="SimSun" w:hAnsi="SimSun" w:hint="eastAsia"/>
          <w:szCs w:val="21"/>
        </w:rPr>
        <w:t>（</w:t>
      </w:r>
      <w:r>
        <w:rPr>
          <w:rFonts w:ascii="SimSun" w:eastAsia="SimSun" w:hAnsi="SimSun"/>
          <w:szCs w:val="21"/>
        </w:rPr>
        <w:t>1）插入操作</w:t>
      </w:r>
    </w:p>
    <w:p w14:paraId="5ADA33D3" w14:textId="77777777" w:rsidR="00026995" w:rsidRDefault="00000000">
      <w:pPr>
        <w:spacing w:line="300" w:lineRule="auto"/>
        <w:rPr>
          <w:rFonts w:ascii="SimSun" w:eastAsia="SimSun" w:hAnsi="SimSun"/>
          <w:szCs w:val="21"/>
        </w:rPr>
      </w:pPr>
      <w:r>
        <w:rPr>
          <w:rFonts w:ascii="SimSun" w:eastAsia="SimSun" w:hAnsi="SimSun" w:hint="eastAsia"/>
          <w:szCs w:val="21"/>
        </w:rPr>
        <w:t>数据输入：输入</w:t>
      </w:r>
      <w:r>
        <w:rPr>
          <w:rFonts w:ascii="SimSun" w:eastAsia="SimSun" w:hAnsi="SimSun"/>
          <w:szCs w:val="21"/>
        </w:rPr>
        <w:t>要插入的元素x，数据类型为整型</w:t>
      </w:r>
    </w:p>
    <w:p w14:paraId="000306FD" w14:textId="77777777" w:rsidR="00026995" w:rsidRDefault="00000000">
      <w:pPr>
        <w:spacing w:line="300" w:lineRule="auto"/>
        <w:rPr>
          <w:rFonts w:ascii="SimSun" w:eastAsia="SimSun" w:hAnsi="SimSun"/>
          <w:szCs w:val="21"/>
        </w:rPr>
      </w:pPr>
      <w:r>
        <w:rPr>
          <w:rFonts w:ascii="SimSun" w:eastAsia="SimSun" w:hAnsi="SimSun" w:hint="eastAsia"/>
          <w:szCs w:val="21"/>
        </w:rPr>
        <w:t>测试数据：</w:t>
      </w:r>
      <w:r>
        <w:rPr>
          <w:rFonts w:ascii="SimSun" w:eastAsia="SimSun" w:hAnsi="SimSun"/>
          <w:szCs w:val="21"/>
        </w:rPr>
        <w:t>插入元素</w:t>
      </w:r>
      <w:r>
        <w:rPr>
          <w:rFonts w:ascii="SimSun" w:eastAsia="SimSun" w:hAnsi="SimSun" w:hint="eastAsia"/>
          <w:szCs w:val="21"/>
        </w:rPr>
        <w:t>分别</w:t>
      </w:r>
      <w:r>
        <w:rPr>
          <w:rFonts w:ascii="SimSun" w:eastAsia="SimSun" w:hAnsi="SimSun"/>
          <w:szCs w:val="21"/>
        </w:rPr>
        <w:t>为11</w:t>
      </w:r>
      <w:r>
        <w:rPr>
          <w:rFonts w:ascii="SimSun" w:eastAsia="SimSun" w:hAnsi="SimSun" w:hint="eastAsia"/>
          <w:szCs w:val="21"/>
        </w:rPr>
        <w:t>、2</w:t>
      </w:r>
      <w:r>
        <w:rPr>
          <w:rFonts w:ascii="SimSun" w:eastAsia="SimSun" w:hAnsi="SimSun"/>
          <w:szCs w:val="21"/>
        </w:rPr>
        <w:t>2</w:t>
      </w:r>
      <w:r>
        <w:rPr>
          <w:rFonts w:ascii="SimSun" w:eastAsia="SimSun" w:hAnsi="SimSun" w:hint="eastAsia"/>
          <w:szCs w:val="21"/>
        </w:rPr>
        <w:t>、3</w:t>
      </w:r>
      <w:r>
        <w:rPr>
          <w:rFonts w:ascii="SimSun" w:eastAsia="SimSun" w:hAnsi="SimSun"/>
          <w:szCs w:val="21"/>
        </w:rPr>
        <w:t>3</w:t>
      </w:r>
      <w:r>
        <w:rPr>
          <w:rFonts w:ascii="SimSun" w:eastAsia="SimSun" w:hAnsi="SimSun" w:hint="eastAsia"/>
          <w:szCs w:val="21"/>
        </w:rPr>
        <w:t>、4</w:t>
      </w:r>
      <w:r>
        <w:rPr>
          <w:rFonts w:ascii="SimSun" w:eastAsia="SimSun" w:hAnsi="SimSun"/>
          <w:szCs w:val="21"/>
        </w:rPr>
        <w:t>4</w:t>
      </w:r>
    </w:p>
    <w:p w14:paraId="0F2FC984" w14:textId="77777777" w:rsidR="00026995" w:rsidRDefault="00000000">
      <w:pPr>
        <w:spacing w:line="300" w:lineRule="auto"/>
        <w:rPr>
          <w:rFonts w:ascii="SimSun" w:eastAsia="SimSun" w:hAnsi="SimSun"/>
          <w:szCs w:val="21"/>
        </w:rPr>
      </w:pPr>
      <w:r>
        <w:rPr>
          <w:rFonts w:ascii="SimSun" w:eastAsia="SimSun" w:hAnsi="SimSun" w:hint="eastAsia"/>
          <w:szCs w:val="21"/>
        </w:rPr>
        <w:t>运行结果：成功</w:t>
      </w:r>
    </w:p>
    <w:bookmarkEnd w:id="9"/>
    <w:p w14:paraId="375289DF" w14:textId="77777777" w:rsidR="00026995" w:rsidRDefault="00000000">
      <w:pPr>
        <w:autoSpaceDE w:val="0"/>
        <w:autoSpaceDN w:val="0"/>
        <w:adjustRightInd w:val="0"/>
        <w:spacing w:line="300" w:lineRule="auto"/>
        <w:jc w:val="left"/>
      </w:pPr>
      <w:r>
        <w:rPr>
          <w:noProof/>
        </w:rPr>
        <w:lastRenderedPageBreak/>
        <w:drawing>
          <wp:inline distT="0" distB="0" distL="0" distR="0" wp14:anchorId="4E153BE7" wp14:editId="1FA7DA05">
            <wp:extent cx="2877820" cy="39027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rcRect l="2012" r="22005" b="26572"/>
                    <a:stretch>
                      <a:fillRect/>
                    </a:stretch>
                  </pic:blipFill>
                  <pic:spPr>
                    <a:xfrm>
                      <a:off x="0" y="0"/>
                      <a:ext cx="2900839" cy="3934306"/>
                    </a:xfrm>
                    <a:prstGeom prst="rect">
                      <a:avLst/>
                    </a:prstGeom>
                    <a:ln>
                      <a:noFill/>
                    </a:ln>
                  </pic:spPr>
                </pic:pic>
              </a:graphicData>
            </a:graphic>
          </wp:inline>
        </w:drawing>
      </w:r>
      <w:r>
        <w:t xml:space="preserve"> </w:t>
      </w:r>
    </w:p>
    <w:p w14:paraId="74800B29" w14:textId="77777777" w:rsidR="00026995" w:rsidRDefault="00000000">
      <w:pPr>
        <w:spacing w:line="300" w:lineRule="auto"/>
        <w:rPr>
          <w:rFonts w:ascii="SimSun" w:eastAsia="SimSun" w:hAnsi="SimSun"/>
          <w:szCs w:val="21"/>
        </w:rPr>
      </w:pPr>
      <w:bookmarkStart w:id="10" w:name="_Hlk57484552"/>
      <w:r>
        <w:rPr>
          <w:rFonts w:ascii="SimSun" w:eastAsia="SimSun" w:hAnsi="SimSun" w:hint="eastAsia"/>
          <w:szCs w:val="21"/>
        </w:rPr>
        <w:t>（</w:t>
      </w:r>
      <w:r>
        <w:rPr>
          <w:rFonts w:ascii="SimSun" w:eastAsia="SimSun" w:hAnsi="SimSun"/>
          <w:szCs w:val="21"/>
        </w:rPr>
        <w:t>2）</w:t>
      </w:r>
      <w:r>
        <w:rPr>
          <w:rFonts w:ascii="SimSun" w:eastAsia="SimSun" w:hAnsi="SimSun" w:hint="eastAsia"/>
          <w:szCs w:val="21"/>
        </w:rPr>
        <w:t>删除</w:t>
      </w:r>
      <w:r>
        <w:rPr>
          <w:rFonts w:ascii="SimSun" w:eastAsia="SimSun" w:hAnsi="SimSun"/>
          <w:szCs w:val="21"/>
        </w:rPr>
        <w:t>操作</w:t>
      </w:r>
    </w:p>
    <w:p w14:paraId="6F390FA4" w14:textId="77777777" w:rsidR="00026995" w:rsidRDefault="00000000">
      <w:pPr>
        <w:spacing w:line="300" w:lineRule="auto"/>
        <w:rPr>
          <w:rFonts w:ascii="SimSun" w:eastAsia="SimSun" w:hAnsi="SimSun"/>
          <w:szCs w:val="21"/>
        </w:rPr>
      </w:pPr>
      <w:r>
        <w:rPr>
          <w:rFonts w:ascii="SimSun" w:eastAsia="SimSun" w:hAnsi="SimSun" w:hint="eastAsia"/>
          <w:szCs w:val="21"/>
        </w:rPr>
        <w:t>数据输入：输入是否要删除</w:t>
      </w:r>
      <w:proofErr w:type="gramStart"/>
      <w:r>
        <w:rPr>
          <w:rFonts w:ascii="SimSun" w:eastAsia="SimSun" w:hAnsi="SimSun" w:hint="eastAsia"/>
          <w:szCs w:val="21"/>
        </w:rPr>
        <w:t>栈</w:t>
      </w:r>
      <w:proofErr w:type="gramEnd"/>
      <w:r>
        <w:rPr>
          <w:rFonts w:ascii="SimSun" w:eastAsia="SimSun" w:hAnsi="SimSun" w:hint="eastAsia"/>
          <w:szCs w:val="21"/>
        </w:rPr>
        <w:t>顶元素，是则输入1，</w:t>
      </w:r>
      <w:r>
        <w:rPr>
          <w:rFonts w:ascii="SimSun" w:eastAsia="SimSun" w:hAnsi="SimSun"/>
          <w:szCs w:val="21"/>
        </w:rPr>
        <w:t>数据类型为整型</w:t>
      </w:r>
    </w:p>
    <w:p w14:paraId="7B19E835" w14:textId="77777777" w:rsidR="00026995" w:rsidRDefault="00000000">
      <w:pPr>
        <w:spacing w:line="300" w:lineRule="auto"/>
        <w:rPr>
          <w:rFonts w:ascii="SimSun" w:eastAsia="SimSun" w:hAnsi="SimSun"/>
          <w:szCs w:val="21"/>
        </w:rPr>
      </w:pPr>
      <w:r>
        <w:rPr>
          <w:rFonts w:ascii="SimSun" w:eastAsia="SimSun" w:hAnsi="SimSun" w:hint="eastAsia"/>
          <w:szCs w:val="21"/>
        </w:rPr>
        <w:t>测试数据：要删除</w:t>
      </w:r>
    </w:p>
    <w:p w14:paraId="2BEE2D2B" w14:textId="77777777" w:rsidR="00026995" w:rsidRDefault="00000000">
      <w:pPr>
        <w:spacing w:line="300" w:lineRule="auto"/>
        <w:rPr>
          <w:rFonts w:ascii="SimSun" w:eastAsia="SimSun" w:hAnsi="SimSun"/>
          <w:szCs w:val="21"/>
        </w:rPr>
      </w:pPr>
      <w:r>
        <w:rPr>
          <w:rFonts w:ascii="SimSun" w:eastAsia="SimSun" w:hAnsi="SimSun" w:hint="eastAsia"/>
          <w:szCs w:val="21"/>
        </w:rPr>
        <w:t>运行结果：成功</w:t>
      </w:r>
    </w:p>
    <w:bookmarkEnd w:id="10"/>
    <w:p w14:paraId="6B47A47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noProof/>
        </w:rPr>
        <w:drawing>
          <wp:inline distT="0" distB="0" distL="0" distR="0" wp14:anchorId="0563C823" wp14:editId="6001A3C8">
            <wp:extent cx="2877820" cy="12947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rcRect l="1871" t="73524" r="19785" b="1352"/>
                    <a:stretch>
                      <a:fillRect/>
                    </a:stretch>
                  </pic:blipFill>
                  <pic:spPr>
                    <a:xfrm>
                      <a:off x="0" y="0"/>
                      <a:ext cx="2908371" cy="1308998"/>
                    </a:xfrm>
                    <a:prstGeom prst="rect">
                      <a:avLst/>
                    </a:prstGeom>
                    <a:ln>
                      <a:noFill/>
                    </a:ln>
                  </pic:spPr>
                </pic:pic>
              </a:graphicData>
            </a:graphic>
          </wp:inline>
        </w:drawing>
      </w:r>
    </w:p>
    <w:p w14:paraId="367D148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4</w:t>
      </w:r>
      <w:r>
        <w:rPr>
          <w:rFonts w:ascii="SimSun" w:eastAsia="SimSun" w:hAnsi="SimSun" w:cs="NSimSun"/>
          <w:kern w:val="0"/>
          <w:szCs w:val="21"/>
          <w:highlight w:val="white"/>
        </w:rPr>
        <w:t>.带有注释的源程序</w:t>
      </w:r>
      <w:bookmarkEnd w:id="8"/>
    </w:p>
    <w:p w14:paraId="7789CBA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实验四：顺序</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的定义、创建、插入和删除操作，显示数据元素。</w:t>
      </w:r>
    </w:p>
    <w:p w14:paraId="7C5761A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#include&lt;stdio.h&gt;</w:t>
      </w:r>
    </w:p>
    <w:p w14:paraId="3F49E0F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MaxSize 1000</w:t>
      </w:r>
    </w:p>
    <w:p w14:paraId="10483E7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ElemType int</w:t>
      </w:r>
    </w:p>
    <w:p w14:paraId="3E915A2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typedef struct stack</w:t>
      </w:r>
    </w:p>
    <w:p w14:paraId="693CA53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569A41E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data[MaxSize];</w:t>
      </w:r>
    </w:p>
    <w:p w14:paraId="76DE695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 xml:space="preserve">    int top;</w:t>
      </w:r>
    </w:p>
    <w:p w14:paraId="4D7B500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}SqStack;</w:t>
      </w:r>
    </w:p>
    <w:p w14:paraId="0EBAAD8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SqStack *Init_SeqStack()//</w:t>
      </w:r>
      <w:r>
        <w:rPr>
          <w:rFonts w:ascii="SimSun" w:eastAsia="SimSun" w:hAnsi="SimSun" w:cs="NSimSun" w:hint="eastAsia"/>
          <w:kern w:val="0"/>
          <w:szCs w:val="21"/>
          <w:highlight w:val="white"/>
        </w:rPr>
        <w:t>置空</w:t>
      </w:r>
      <w:proofErr w:type="gramStart"/>
      <w:r>
        <w:rPr>
          <w:rFonts w:ascii="SimSun" w:eastAsia="SimSun" w:hAnsi="SimSun" w:cs="NSimSun" w:hint="eastAsia"/>
          <w:kern w:val="0"/>
          <w:szCs w:val="21"/>
          <w:highlight w:val="white"/>
        </w:rPr>
        <w:t>栈</w:t>
      </w:r>
      <w:proofErr w:type="gramEnd"/>
    </w:p>
    <w:p w14:paraId="2A9F233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3616469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SqStack *s;</w:t>
      </w:r>
    </w:p>
    <w:p w14:paraId="0F9F4B1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 = (SqStack*)malloc(sizeof(SqStack));</w:t>
      </w:r>
    </w:p>
    <w:p w14:paraId="6D0FFC8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s-&gt;top = -1;</w:t>
      </w:r>
    </w:p>
    <w:p w14:paraId="1957C51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s;</w:t>
      </w:r>
    </w:p>
    <w:p w14:paraId="5730317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6EE6414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Push_SeqStack(SqStack *s, ElemType x) //</w:t>
      </w:r>
      <w:r>
        <w:rPr>
          <w:rFonts w:ascii="SimSun" w:eastAsia="SimSun" w:hAnsi="SimSun" w:cs="NSimSun" w:hint="eastAsia"/>
          <w:kern w:val="0"/>
          <w:szCs w:val="21"/>
          <w:highlight w:val="white"/>
        </w:rPr>
        <w:t>入</w:t>
      </w:r>
      <w:proofErr w:type="gramStart"/>
      <w:r>
        <w:rPr>
          <w:rFonts w:ascii="SimSun" w:eastAsia="SimSun" w:hAnsi="SimSun" w:cs="NSimSun" w:hint="eastAsia"/>
          <w:kern w:val="0"/>
          <w:szCs w:val="21"/>
          <w:highlight w:val="white"/>
        </w:rPr>
        <w:t>栈</w:t>
      </w:r>
      <w:proofErr w:type="gramEnd"/>
    </w:p>
    <w:p w14:paraId="126215B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57E88CE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(s-&gt;top == MaxSize-1)</w:t>
      </w:r>
    </w:p>
    <w:p w14:paraId="0F72A8A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 xml:space="preserve">return 0;// </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满不能入</w:t>
      </w:r>
      <w:proofErr w:type="gramStart"/>
      <w:r>
        <w:rPr>
          <w:rFonts w:ascii="SimSun" w:eastAsia="SimSun" w:hAnsi="SimSun" w:cs="NSimSun" w:hint="eastAsia"/>
          <w:kern w:val="0"/>
          <w:szCs w:val="21"/>
          <w:highlight w:val="white"/>
        </w:rPr>
        <w:t>栈</w:t>
      </w:r>
      <w:proofErr w:type="gramEnd"/>
    </w:p>
    <w:p w14:paraId="3CBCD89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else</w:t>
      </w:r>
    </w:p>
    <w:p w14:paraId="33CF305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2E7D642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s-&gt;top++;</w:t>
      </w:r>
    </w:p>
    <w:p w14:paraId="1B76EB2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s-&gt;data[s-&gt;top]=x;</w:t>
      </w:r>
    </w:p>
    <w:p w14:paraId="3C28149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1;}</w:t>
      </w:r>
    </w:p>
    <w:p w14:paraId="68AB453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0D8A3C3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IsEmpty_SeqStack(SqStack *s)//</w:t>
      </w:r>
      <w:r>
        <w:rPr>
          <w:rFonts w:ascii="SimSun" w:eastAsia="SimSun" w:hAnsi="SimSun" w:cs="NSimSun" w:hint="eastAsia"/>
          <w:kern w:val="0"/>
          <w:szCs w:val="21"/>
          <w:highlight w:val="white"/>
        </w:rPr>
        <w:t>判空</w:t>
      </w:r>
      <w:proofErr w:type="gramStart"/>
      <w:r>
        <w:rPr>
          <w:rFonts w:ascii="SimSun" w:eastAsia="SimSun" w:hAnsi="SimSun" w:cs="NSimSun" w:hint="eastAsia"/>
          <w:kern w:val="0"/>
          <w:szCs w:val="21"/>
          <w:highlight w:val="white"/>
        </w:rPr>
        <w:t>栈</w:t>
      </w:r>
      <w:proofErr w:type="gramEnd"/>
    </w:p>
    <w:p w14:paraId="0B342A6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6B4A610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(s-&gt;top ==-1)</w:t>
      </w:r>
    </w:p>
    <w:p w14:paraId="1F79B75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1;</w:t>
      </w:r>
    </w:p>
    <w:p w14:paraId="1B7C590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else</w:t>
      </w:r>
    </w:p>
    <w:p w14:paraId="0C6F5CA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0;</w:t>
      </w:r>
    </w:p>
    <w:p w14:paraId="274110C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062CC9E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Pop_SeqStack(SqStack*s, ElemType *p) //</w:t>
      </w:r>
      <w:r>
        <w:rPr>
          <w:rFonts w:ascii="SimSun" w:eastAsia="SimSun" w:hAnsi="SimSun" w:cs="NSimSun" w:hint="eastAsia"/>
          <w:kern w:val="0"/>
          <w:szCs w:val="21"/>
          <w:highlight w:val="white"/>
        </w:rPr>
        <w:t>出</w:t>
      </w:r>
      <w:proofErr w:type="gramStart"/>
      <w:r>
        <w:rPr>
          <w:rFonts w:ascii="SimSun" w:eastAsia="SimSun" w:hAnsi="SimSun" w:cs="NSimSun" w:hint="eastAsia"/>
          <w:kern w:val="0"/>
          <w:szCs w:val="21"/>
          <w:highlight w:val="white"/>
        </w:rPr>
        <w:t>栈</w:t>
      </w:r>
      <w:proofErr w:type="gramEnd"/>
    </w:p>
    <w:p w14:paraId="7F4989B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433413A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(IsEmpty_SeqStack(s))</w:t>
      </w:r>
    </w:p>
    <w:p w14:paraId="3FE3E60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 xml:space="preserve">return 0;// </w:t>
      </w:r>
      <w:proofErr w:type="gramStart"/>
      <w:r>
        <w:rPr>
          <w:rFonts w:ascii="SimSun" w:eastAsia="SimSun" w:hAnsi="SimSun" w:cs="NSimSun" w:hint="eastAsia"/>
          <w:kern w:val="0"/>
          <w:szCs w:val="21"/>
          <w:highlight w:val="white"/>
        </w:rPr>
        <w:t>栈空不能出栈</w:t>
      </w:r>
      <w:proofErr w:type="gramEnd"/>
    </w:p>
    <w:p w14:paraId="24FCA95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else</w:t>
      </w:r>
    </w:p>
    <w:p w14:paraId="0BF9E9D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0D8CB88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 = s-&gt;data[s-&gt;top];</w:t>
      </w:r>
    </w:p>
    <w:p w14:paraId="6A8F90D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(s-&gt;top)--;</w:t>
      </w:r>
    </w:p>
    <w:p w14:paraId="20B58A9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1;</w:t>
      </w:r>
    </w:p>
    <w:p w14:paraId="6F92729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顶元素存入</w:t>
      </w:r>
      <w:r>
        <w:rPr>
          <w:rFonts w:ascii="SimSun" w:eastAsia="SimSun" w:hAnsi="SimSun" w:cs="NSimSun"/>
          <w:kern w:val="0"/>
          <w:szCs w:val="21"/>
          <w:highlight w:val="white"/>
        </w:rPr>
        <w:t>x</w:t>
      </w:r>
      <w:r>
        <w:rPr>
          <w:rFonts w:ascii="SimSun" w:eastAsia="SimSun" w:hAnsi="SimSun" w:cs="NSimSun" w:hint="eastAsia"/>
          <w:kern w:val="0"/>
          <w:szCs w:val="21"/>
          <w:highlight w:val="white"/>
        </w:rPr>
        <w:t>，返回</w:t>
      </w:r>
    </w:p>
    <w:p w14:paraId="6042B30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79DA881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int main()</w:t>
      </w:r>
    </w:p>
    <w:p w14:paraId="4FA3491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46390CC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SqStack *s;</w:t>
      </w:r>
    </w:p>
    <w:p w14:paraId="15AC9C1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s=Init_SeqStack();</w:t>
      </w:r>
    </w:p>
    <w:p w14:paraId="19EDF29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flag;</w:t>
      </w:r>
    </w:p>
    <w:p w14:paraId="5880F7A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x;</w:t>
      </w:r>
    </w:p>
    <w:p w14:paraId="66A8B4B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*p;</w:t>
      </w:r>
    </w:p>
    <w:p w14:paraId="712A2A3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 = &amp;x;</w:t>
      </w:r>
    </w:p>
    <w:p w14:paraId="79A2A0B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w:t>
      </w:r>
    </w:p>
    <w:p w14:paraId="6EFBE4B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5081494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要插入元素吗？要则输入</w:t>
      </w:r>
      <w:r>
        <w:rPr>
          <w:rFonts w:ascii="SimSun" w:eastAsia="SimSun" w:hAnsi="SimSun" w:cs="NSimSun"/>
          <w:kern w:val="0"/>
          <w:szCs w:val="21"/>
          <w:highlight w:val="white"/>
        </w:rPr>
        <w:t>1\n");</w:t>
      </w:r>
    </w:p>
    <w:p w14:paraId="0AE4B65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scanf_s("%d", &amp;flag, 1);</w:t>
      </w:r>
    </w:p>
    <w:p w14:paraId="0334962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1372236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1CC3EA5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请输入要插入的值</w:t>
      </w:r>
      <w:r>
        <w:rPr>
          <w:rFonts w:ascii="SimSun" w:eastAsia="SimSun" w:hAnsi="SimSun" w:cs="NSimSun"/>
          <w:kern w:val="0"/>
          <w:szCs w:val="21"/>
          <w:highlight w:val="white"/>
        </w:rPr>
        <w:t>\n");</w:t>
      </w:r>
    </w:p>
    <w:p w14:paraId="23024C5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scanf_s("%d", &amp;x, 1);</w:t>
      </w:r>
    </w:p>
    <w:p w14:paraId="2A36C68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flag = Push_SeqStack(s, x);</w:t>
      </w:r>
    </w:p>
    <w:p w14:paraId="126AC94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25B7ED3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printf("success\n");}</w:t>
      </w:r>
    </w:p>
    <w:p w14:paraId="1C14946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else break;</w:t>
      </w:r>
    </w:p>
    <w:p w14:paraId="5C8DEE1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4BF3A47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是否要删除</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顶元素？是则输入</w:t>
      </w:r>
      <w:r>
        <w:rPr>
          <w:rFonts w:ascii="SimSun" w:eastAsia="SimSun" w:hAnsi="SimSun" w:cs="NSimSun"/>
          <w:kern w:val="0"/>
          <w:szCs w:val="21"/>
          <w:highlight w:val="white"/>
        </w:rPr>
        <w:t>1\n");</w:t>
      </w:r>
    </w:p>
    <w:p w14:paraId="5CF89D2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scanf_s("%d", &amp;flag, 1);</w:t>
      </w:r>
    </w:p>
    <w:p w14:paraId="48B2B98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(flag == 1)</w:t>
      </w:r>
    </w:p>
    <w:p w14:paraId="0B84B61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D49FA0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flag = Pop_SeqStack(s, p);</w:t>
      </w:r>
    </w:p>
    <w:p w14:paraId="1A09B37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0135A1E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printf("success\n");}</w:t>
      </w:r>
    </w:p>
    <w:p w14:paraId="01903EE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所有元素为：</w:t>
      </w:r>
      <w:r>
        <w:rPr>
          <w:rFonts w:ascii="SimSun" w:eastAsia="SimSun" w:hAnsi="SimSun" w:cs="NSimSun"/>
          <w:kern w:val="0"/>
          <w:szCs w:val="21"/>
          <w:highlight w:val="white"/>
        </w:rPr>
        <w:t>\n");</w:t>
      </w:r>
    </w:p>
    <w:p w14:paraId="15CA220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w:t>
      </w:r>
    </w:p>
    <w:p w14:paraId="06881A0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2E5C5C6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flag = Pop_SeqStack(s, p);</w:t>
      </w:r>
    </w:p>
    <w:p w14:paraId="2852687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7C7DD15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printf("%d  ", *p);</w:t>
      </w:r>
    </w:p>
    <w:p w14:paraId="01D5CD3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else break;</w:t>
      </w:r>
    </w:p>
    <w:p w14:paraId="022E92E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t>}</w:t>
      </w:r>
    </w:p>
    <w:p w14:paraId="4FC7165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1;</w:t>
      </w:r>
    </w:p>
    <w:p w14:paraId="23B0F7B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571B2FA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5.</w:t>
      </w:r>
      <w:r>
        <w:rPr>
          <w:rFonts w:ascii="SimSun" w:eastAsia="SimSun" w:hAnsi="SimSun" w:cs="NSimSun" w:hint="eastAsia"/>
          <w:kern w:val="0"/>
          <w:szCs w:val="21"/>
          <w:highlight w:val="white"/>
        </w:rPr>
        <w:t>实验的收获：</w:t>
      </w:r>
    </w:p>
    <w:p w14:paraId="4900A250" w14:textId="77777777" w:rsidR="00026995" w:rsidRDefault="00000000">
      <w:pPr>
        <w:autoSpaceDE w:val="0"/>
        <w:autoSpaceDN w:val="0"/>
        <w:adjustRightInd w:val="0"/>
        <w:spacing w:line="300" w:lineRule="auto"/>
        <w:jc w:val="left"/>
        <w:rPr>
          <w:rFonts w:ascii="SimSun" w:hAnsi="SimSun"/>
          <w:szCs w:val="21"/>
        </w:rPr>
      </w:pPr>
      <w:bookmarkStart w:id="11" w:name="_Hlk57455280"/>
      <w:r>
        <w:rPr>
          <w:rFonts w:ascii="SimSun" w:eastAsia="SimSun" w:hAnsi="SimSun" w:cs="NSimSun" w:hint="eastAsia"/>
          <w:kern w:val="0"/>
          <w:szCs w:val="21"/>
          <w:highlight w:val="white"/>
        </w:rPr>
        <w:t>实验中</w:t>
      </w:r>
      <w:r>
        <w:rPr>
          <w:rFonts w:ascii="SimSun" w:eastAsia="SimSun" w:hAnsi="SimSun" w:cs="NSimSun"/>
          <w:kern w:val="0"/>
          <w:szCs w:val="21"/>
          <w:highlight w:val="white"/>
        </w:rPr>
        <w:t>遇到的</w:t>
      </w:r>
      <w:r>
        <w:rPr>
          <w:rFonts w:ascii="SimSun" w:eastAsia="SimSun" w:hAnsi="SimSun" w:cs="NSimSun" w:hint="eastAsia"/>
          <w:kern w:val="0"/>
          <w:szCs w:val="21"/>
          <w:highlight w:val="white"/>
        </w:rPr>
        <w:t>疑惑是</w:t>
      </w:r>
      <w:bookmarkEnd w:id="11"/>
      <w:r>
        <w:rPr>
          <w:rFonts w:ascii="SimSun" w:eastAsia="SimSun" w:hAnsi="SimSun" w:cs="NSimSun" w:hint="eastAsia"/>
          <w:kern w:val="0"/>
          <w:szCs w:val="21"/>
          <w:highlight w:val="white"/>
        </w:rPr>
        <w:t>出</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与删除</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顶元素用的是同一个算法，这意味着如果在程序中想要输出所有元素，则实际效果等同于删除所有元素，所以必须在输出所有元素完成所有编辑操作，并且输出所有元素是一次性的。</w:t>
      </w:r>
    </w:p>
    <w:p w14:paraId="385FC62F" w14:textId="77777777" w:rsidR="00026995" w:rsidRDefault="00000000">
      <w:pPr>
        <w:spacing w:line="300" w:lineRule="auto"/>
        <w:rPr>
          <w:rFonts w:ascii="SimSun" w:eastAsia="SimSun" w:hAnsi="SimSun"/>
          <w:b/>
          <w:bCs/>
          <w:sz w:val="28"/>
          <w:szCs w:val="28"/>
        </w:rPr>
      </w:pPr>
      <w:r>
        <w:rPr>
          <w:rFonts w:ascii="SimSun" w:eastAsia="SimSun" w:hAnsi="SimSun" w:hint="eastAsia"/>
          <w:b/>
          <w:bCs/>
          <w:sz w:val="28"/>
          <w:szCs w:val="28"/>
        </w:rPr>
        <w:t>实验五</w:t>
      </w:r>
    </w:p>
    <w:p w14:paraId="4D42BADC" w14:textId="77777777" w:rsidR="00026995" w:rsidRDefault="00000000">
      <w:pPr>
        <w:autoSpaceDE w:val="0"/>
        <w:autoSpaceDN w:val="0"/>
        <w:adjustRightInd w:val="0"/>
        <w:spacing w:line="300" w:lineRule="auto"/>
        <w:jc w:val="left"/>
        <w:rPr>
          <w:ins w:id="12" w:author="1285231110@qq.com" w:date="2020-11-13T14:34:00Z"/>
          <w:rFonts w:ascii="SimSun" w:eastAsia="SimSun" w:hAnsi="SimSun" w:cs="NSimSun"/>
          <w:kern w:val="0"/>
          <w:szCs w:val="21"/>
          <w:highlight w:val="white"/>
        </w:rPr>
      </w:pPr>
      <w:r>
        <w:rPr>
          <w:rFonts w:ascii="SimSun" w:eastAsia="SimSun" w:hAnsi="SimSun" w:cs="NSimSun" w:hint="eastAsia"/>
          <w:kern w:val="0"/>
          <w:szCs w:val="21"/>
          <w:highlight w:val="white"/>
        </w:rPr>
        <w:t>1</w:t>
      </w:r>
      <w:r>
        <w:rPr>
          <w:rFonts w:ascii="SimSun" w:eastAsia="SimSun" w:hAnsi="SimSun" w:cs="NSimSun"/>
          <w:kern w:val="0"/>
          <w:szCs w:val="21"/>
          <w:highlight w:val="white"/>
        </w:rPr>
        <w:t>.对象、目的和要求</w:t>
      </w:r>
    </w:p>
    <w:p w14:paraId="1407763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以链</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为对象，进行定义、创建、插入和删除操作，显示数据元素。</w:t>
      </w:r>
    </w:p>
    <w:p w14:paraId="7D4E21B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2</w:t>
      </w:r>
      <w:r>
        <w:rPr>
          <w:rFonts w:ascii="SimSun" w:eastAsia="SimSun" w:hAnsi="SimSun" w:cs="NSimSun"/>
          <w:kern w:val="0"/>
          <w:szCs w:val="21"/>
          <w:highlight w:val="white"/>
        </w:rPr>
        <w:t>.函数流程图</w:t>
      </w:r>
      <w:r>
        <w:rPr>
          <w:noProof/>
        </w:rPr>
        <w:drawing>
          <wp:inline distT="0" distB="0" distL="0" distR="0" wp14:anchorId="39F50AEB" wp14:editId="08B0BC5B">
            <wp:extent cx="5274310" cy="32385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238500"/>
                    </a:xfrm>
                    <a:prstGeom prst="rect">
                      <a:avLst/>
                    </a:prstGeom>
                    <a:noFill/>
                    <a:ln>
                      <a:noFill/>
                    </a:ln>
                  </pic:spPr>
                </pic:pic>
              </a:graphicData>
            </a:graphic>
          </wp:inline>
        </w:drawing>
      </w:r>
    </w:p>
    <w:p w14:paraId="396F991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3</w:t>
      </w:r>
      <w:r>
        <w:rPr>
          <w:rFonts w:ascii="SimSun" w:eastAsia="SimSun" w:hAnsi="SimSun" w:cs="NSimSun"/>
          <w:kern w:val="0"/>
          <w:szCs w:val="21"/>
          <w:highlight w:val="white"/>
        </w:rPr>
        <w:t>.程序的数据输入要求</w:t>
      </w:r>
      <w:r>
        <w:rPr>
          <w:rFonts w:ascii="SimSun" w:eastAsia="SimSun" w:hAnsi="SimSun" w:cs="NSimSun" w:hint="eastAsia"/>
          <w:kern w:val="0"/>
          <w:szCs w:val="21"/>
          <w:highlight w:val="white"/>
        </w:rPr>
        <w:t>、</w:t>
      </w:r>
      <w:r>
        <w:rPr>
          <w:rFonts w:ascii="SimSun" w:eastAsia="SimSun" w:hAnsi="SimSun" w:cs="NSimSun"/>
          <w:kern w:val="0"/>
          <w:szCs w:val="21"/>
          <w:highlight w:val="white"/>
        </w:rPr>
        <w:t>测试数据与运行结果</w:t>
      </w:r>
    </w:p>
    <w:p w14:paraId="0950985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w:t>
      </w:r>
      <w:r>
        <w:rPr>
          <w:rFonts w:ascii="SimSun" w:eastAsia="SimSun" w:hAnsi="SimSun" w:cs="NSimSun"/>
          <w:kern w:val="0"/>
          <w:szCs w:val="21"/>
          <w:highlight w:val="white"/>
        </w:rPr>
        <w:t>1）插入操作</w:t>
      </w:r>
    </w:p>
    <w:p w14:paraId="73F20A8A" w14:textId="77777777" w:rsidR="00026995" w:rsidRDefault="00000000">
      <w:pPr>
        <w:spacing w:line="300" w:lineRule="auto"/>
        <w:rPr>
          <w:rFonts w:ascii="SimSun" w:eastAsia="SimSun" w:hAnsi="SimSun"/>
          <w:szCs w:val="21"/>
        </w:rPr>
      </w:pPr>
      <w:r>
        <w:rPr>
          <w:rFonts w:ascii="SimSun" w:eastAsia="SimSun" w:hAnsi="SimSun" w:hint="eastAsia"/>
          <w:szCs w:val="21"/>
        </w:rPr>
        <w:t>数据输入：输入</w:t>
      </w:r>
      <w:r>
        <w:rPr>
          <w:rFonts w:ascii="SimSun" w:eastAsia="SimSun" w:hAnsi="SimSun"/>
          <w:szCs w:val="21"/>
        </w:rPr>
        <w:t>要插入的元素x，数据类型为整型</w:t>
      </w:r>
    </w:p>
    <w:p w14:paraId="278B3969" w14:textId="77777777" w:rsidR="00026995" w:rsidRDefault="00000000">
      <w:pPr>
        <w:spacing w:line="300" w:lineRule="auto"/>
        <w:rPr>
          <w:rFonts w:ascii="SimSun" w:eastAsia="SimSun" w:hAnsi="SimSun"/>
          <w:szCs w:val="21"/>
        </w:rPr>
      </w:pPr>
      <w:r>
        <w:rPr>
          <w:rFonts w:ascii="SimSun" w:eastAsia="SimSun" w:hAnsi="SimSun" w:hint="eastAsia"/>
          <w:szCs w:val="21"/>
        </w:rPr>
        <w:t>测试数据：</w:t>
      </w:r>
      <w:r>
        <w:rPr>
          <w:rFonts w:ascii="SimSun" w:eastAsia="SimSun" w:hAnsi="SimSun"/>
          <w:szCs w:val="21"/>
        </w:rPr>
        <w:t>插入元素</w:t>
      </w:r>
      <w:r>
        <w:rPr>
          <w:rFonts w:ascii="SimSun" w:eastAsia="SimSun" w:hAnsi="SimSun" w:hint="eastAsia"/>
          <w:szCs w:val="21"/>
        </w:rPr>
        <w:t>分别</w:t>
      </w:r>
      <w:r>
        <w:rPr>
          <w:rFonts w:ascii="SimSun" w:eastAsia="SimSun" w:hAnsi="SimSun"/>
          <w:szCs w:val="21"/>
        </w:rPr>
        <w:t>为11</w:t>
      </w:r>
      <w:r>
        <w:rPr>
          <w:rFonts w:ascii="SimSun" w:eastAsia="SimSun" w:hAnsi="SimSun" w:hint="eastAsia"/>
          <w:szCs w:val="21"/>
        </w:rPr>
        <w:t>、2</w:t>
      </w:r>
      <w:r>
        <w:rPr>
          <w:rFonts w:ascii="SimSun" w:eastAsia="SimSun" w:hAnsi="SimSun"/>
          <w:szCs w:val="21"/>
        </w:rPr>
        <w:t>2</w:t>
      </w:r>
      <w:r>
        <w:rPr>
          <w:rFonts w:ascii="SimSun" w:eastAsia="SimSun" w:hAnsi="SimSun" w:hint="eastAsia"/>
          <w:szCs w:val="21"/>
        </w:rPr>
        <w:t>、3</w:t>
      </w:r>
      <w:r>
        <w:rPr>
          <w:rFonts w:ascii="SimSun" w:eastAsia="SimSun" w:hAnsi="SimSun"/>
          <w:szCs w:val="21"/>
        </w:rPr>
        <w:t>3</w:t>
      </w:r>
      <w:r>
        <w:rPr>
          <w:rFonts w:ascii="SimSun" w:eastAsia="SimSun" w:hAnsi="SimSun" w:hint="eastAsia"/>
          <w:szCs w:val="21"/>
        </w:rPr>
        <w:t>、4</w:t>
      </w:r>
      <w:r>
        <w:rPr>
          <w:rFonts w:ascii="SimSun" w:eastAsia="SimSun" w:hAnsi="SimSun"/>
          <w:szCs w:val="21"/>
        </w:rPr>
        <w:t>4</w:t>
      </w:r>
    </w:p>
    <w:p w14:paraId="23262C91" w14:textId="77777777" w:rsidR="00026995" w:rsidRDefault="00000000">
      <w:pPr>
        <w:spacing w:line="300" w:lineRule="auto"/>
        <w:rPr>
          <w:rFonts w:ascii="SimSun" w:eastAsia="SimSun" w:hAnsi="SimSun"/>
          <w:szCs w:val="21"/>
        </w:rPr>
      </w:pPr>
      <w:r>
        <w:rPr>
          <w:rFonts w:ascii="SimSun" w:eastAsia="SimSun" w:hAnsi="SimSun" w:hint="eastAsia"/>
          <w:szCs w:val="21"/>
        </w:rPr>
        <w:t>运行结果：成功</w:t>
      </w:r>
    </w:p>
    <w:p w14:paraId="0A886BB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noProof/>
          <w:szCs w:val="21"/>
        </w:rPr>
        <w:lastRenderedPageBreak/>
        <w:drawing>
          <wp:inline distT="0" distB="0" distL="0" distR="0" wp14:anchorId="7F36A082" wp14:editId="6DB896EE">
            <wp:extent cx="3194050" cy="33820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rcRect l="2193" r="8635" b="38559"/>
                    <a:stretch>
                      <a:fillRect/>
                    </a:stretch>
                  </pic:blipFill>
                  <pic:spPr>
                    <a:xfrm>
                      <a:off x="0" y="0"/>
                      <a:ext cx="3194050" cy="3382107"/>
                    </a:xfrm>
                    <a:prstGeom prst="rect">
                      <a:avLst/>
                    </a:prstGeom>
                    <a:ln>
                      <a:noFill/>
                    </a:ln>
                  </pic:spPr>
                </pic:pic>
              </a:graphicData>
            </a:graphic>
          </wp:inline>
        </w:drawing>
      </w:r>
    </w:p>
    <w:p w14:paraId="2E99892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w:t>
      </w:r>
      <w:r>
        <w:rPr>
          <w:rFonts w:ascii="SimSun" w:eastAsia="SimSun" w:hAnsi="SimSun" w:cs="NSimSun"/>
          <w:kern w:val="0"/>
          <w:szCs w:val="21"/>
          <w:highlight w:val="white"/>
        </w:rPr>
        <w:t>2）</w:t>
      </w:r>
      <w:r>
        <w:rPr>
          <w:rFonts w:ascii="SimSun" w:eastAsia="SimSun" w:hAnsi="SimSun" w:cs="NSimSun" w:hint="eastAsia"/>
          <w:kern w:val="0"/>
          <w:szCs w:val="21"/>
          <w:highlight w:val="white"/>
        </w:rPr>
        <w:t>删除</w:t>
      </w:r>
      <w:r>
        <w:rPr>
          <w:rFonts w:ascii="SimSun" w:eastAsia="SimSun" w:hAnsi="SimSun" w:cs="NSimSun"/>
          <w:kern w:val="0"/>
          <w:szCs w:val="21"/>
          <w:highlight w:val="white"/>
        </w:rPr>
        <w:t>操作</w:t>
      </w:r>
    </w:p>
    <w:p w14:paraId="532E6033" w14:textId="77777777" w:rsidR="00026995" w:rsidRDefault="00000000">
      <w:pPr>
        <w:spacing w:line="300" w:lineRule="auto"/>
        <w:rPr>
          <w:rFonts w:ascii="SimSun" w:eastAsia="SimSun" w:hAnsi="SimSun"/>
          <w:szCs w:val="21"/>
        </w:rPr>
      </w:pPr>
      <w:r>
        <w:rPr>
          <w:rFonts w:ascii="SimSun" w:eastAsia="SimSun" w:hAnsi="SimSun" w:hint="eastAsia"/>
          <w:szCs w:val="21"/>
        </w:rPr>
        <w:t>数据输入：输入是否要删除</w:t>
      </w:r>
      <w:proofErr w:type="gramStart"/>
      <w:r>
        <w:rPr>
          <w:rFonts w:ascii="SimSun" w:eastAsia="SimSun" w:hAnsi="SimSun" w:hint="eastAsia"/>
          <w:szCs w:val="21"/>
        </w:rPr>
        <w:t>栈</w:t>
      </w:r>
      <w:proofErr w:type="gramEnd"/>
      <w:r>
        <w:rPr>
          <w:rFonts w:ascii="SimSun" w:eastAsia="SimSun" w:hAnsi="SimSun" w:hint="eastAsia"/>
          <w:szCs w:val="21"/>
        </w:rPr>
        <w:t>顶元素，是则输入1，</w:t>
      </w:r>
      <w:r>
        <w:rPr>
          <w:rFonts w:ascii="SimSun" w:eastAsia="SimSun" w:hAnsi="SimSun"/>
          <w:szCs w:val="21"/>
        </w:rPr>
        <w:t>数据类型为整型</w:t>
      </w:r>
    </w:p>
    <w:p w14:paraId="352D5A9F" w14:textId="77777777" w:rsidR="00026995" w:rsidRDefault="00000000">
      <w:pPr>
        <w:spacing w:line="300" w:lineRule="auto"/>
        <w:rPr>
          <w:rFonts w:ascii="SimSun" w:eastAsia="SimSun" w:hAnsi="SimSun"/>
          <w:szCs w:val="21"/>
        </w:rPr>
      </w:pPr>
      <w:r>
        <w:rPr>
          <w:rFonts w:ascii="SimSun" w:eastAsia="SimSun" w:hAnsi="SimSun" w:hint="eastAsia"/>
          <w:szCs w:val="21"/>
        </w:rPr>
        <w:t>测试数据：要删除</w:t>
      </w:r>
    </w:p>
    <w:p w14:paraId="27FA544A" w14:textId="77777777" w:rsidR="00026995" w:rsidRDefault="00000000">
      <w:pPr>
        <w:spacing w:line="300" w:lineRule="auto"/>
        <w:rPr>
          <w:rFonts w:ascii="SimSun" w:eastAsia="SimSun" w:hAnsi="SimSun"/>
          <w:szCs w:val="21"/>
        </w:rPr>
      </w:pPr>
      <w:r>
        <w:rPr>
          <w:rFonts w:ascii="SimSun" w:eastAsia="SimSun" w:hAnsi="SimSun" w:hint="eastAsia"/>
          <w:szCs w:val="21"/>
        </w:rPr>
        <w:t>运行结果：成功</w:t>
      </w:r>
    </w:p>
    <w:p w14:paraId="49805C2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noProof/>
          <w:szCs w:val="21"/>
        </w:rPr>
        <w:drawing>
          <wp:inline distT="0" distB="0" distL="0" distR="0" wp14:anchorId="5D832477" wp14:editId="0B1ADAC0">
            <wp:extent cx="3194050" cy="966470"/>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rcRect l="2193" t="60909" r="8635" b="21531"/>
                    <a:stretch>
                      <a:fillRect/>
                    </a:stretch>
                  </pic:blipFill>
                  <pic:spPr>
                    <a:xfrm>
                      <a:off x="0" y="0"/>
                      <a:ext cx="3194050" cy="966650"/>
                    </a:xfrm>
                    <a:prstGeom prst="rect">
                      <a:avLst/>
                    </a:prstGeom>
                    <a:ln>
                      <a:noFill/>
                    </a:ln>
                  </pic:spPr>
                </pic:pic>
              </a:graphicData>
            </a:graphic>
          </wp:inline>
        </w:drawing>
      </w:r>
    </w:p>
    <w:p w14:paraId="5C5BD94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4</w:t>
      </w:r>
      <w:r>
        <w:rPr>
          <w:rFonts w:ascii="SimSun" w:eastAsia="SimSun" w:hAnsi="SimSun" w:cs="NSimSun"/>
          <w:kern w:val="0"/>
          <w:szCs w:val="21"/>
          <w:highlight w:val="white"/>
        </w:rPr>
        <w:t>.带有注释的源程序</w:t>
      </w:r>
    </w:p>
    <w:p w14:paraId="4AAC1AF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实验五：链</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的定义、创建、插入和删除操作，显示数据元素。</w:t>
      </w:r>
    </w:p>
    <w:p w14:paraId="479448B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#include&lt;stdio.h&gt;</w:t>
      </w:r>
    </w:p>
    <w:p w14:paraId="1EB617B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MaxSize 1000</w:t>
      </w:r>
    </w:p>
    <w:p w14:paraId="4AB826F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ElemType int</w:t>
      </w:r>
    </w:p>
    <w:p w14:paraId="15BB8BA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LinkStack struct linkstack</w:t>
      </w:r>
    </w:p>
    <w:p w14:paraId="56E948C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LinkStack</w:t>
      </w:r>
    </w:p>
    <w:p w14:paraId="4E9AD71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253A2F1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data;</w:t>
      </w:r>
    </w:p>
    <w:p w14:paraId="442CBBB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 xml:space="preserve">    LinkStack *next;</w:t>
      </w:r>
    </w:p>
    <w:p w14:paraId="0329AD0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70DFA7B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LinkStack *Init_LinkStack()//</w:t>
      </w:r>
      <w:r>
        <w:rPr>
          <w:rFonts w:ascii="SimSun" w:eastAsia="SimSun" w:hAnsi="SimSun" w:cs="NSimSun" w:hint="eastAsia"/>
          <w:kern w:val="0"/>
          <w:szCs w:val="21"/>
          <w:highlight w:val="white"/>
        </w:rPr>
        <w:t>初始化</w:t>
      </w:r>
    </w:p>
    <w:p w14:paraId="4F318D2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3B008C7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t>LinkStack *top;</w:t>
      </w:r>
    </w:p>
    <w:p w14:paraId="1F18E09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top = (LinkStack*)malloc(sizeof(LinkStack));//</w:t>
      </w:r>
      <w:r>
        <w:rPr>
          <w:rFonts w:ascii="SimSun" w:eastAsia="SimSun" w:hAnsi="SimSun" w:cs="NSimSun" w:hint="eastAsia"/>
          <w:kern w:val="0"/>
          <w:szCs w:val="21"/>
          <w:highlight w:val="white"/>
        </w:rPr>
        <w:t>分配内存单元</w:t>
      </w:r>
    </w:p>
    <w:p w14:paraId="186D896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top = NULL;</w:t>
      </w:r>
    </w:p>
    <w:p w14:paraId="3D3E02C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top;</w:t>
      </w:r>
    </w:p>
    <w:p w14:paraId="0EFC45A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7F0929E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LinkStack *Push_LinkStack(LinkStack*top,ElemType x)//</w:t>
      </w:r>
      <w:r>
        <w:rPr>
          <w:rFonts w:ascii="SimSun" w:eastAsia="SimSun" w:hAnsi="SimSun" w:cs="NSimSun" w:hint="eastAsia"/>
          <w:kern w:val="0"/>
          <w:szCs w:val="21"/>
          <w:highlight w:val="white"/>
        </w:rPr>
        <w:t>入</w:t>
      </w:r>
      <w:proofErr w:type="gramStart"/>
      <w:r>
        <w:rPr>
          <w:rFonts w:ascii="SimSun" w:eastAsia="SimSun" w:hAnsi="SimSun" w:cs="NSimSun" w:hint="eastAsia"/>
          <w:kern w:val="0"/>
          <w:szCs w:val="21"/>
          <w:highlight w:val="white"/>
        </w:rPr>
        <w:t>栈</w:t>
      </w:r>
      <w:proofErr w:type="gramEnd"/>
    </w:p>
    <w:p w14:paraId="1D9A588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45429DB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LinkStack *s;</w:t>
      </w:r>
    </w:p>
    <w:p w14:paraId="27A84BB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 = (LinkStack*)malloc(sizeof(LinkStack)); //</w:t>
      </w:r>
      <w:r>
        <w:rPr>
          <w:rFonts w:ascii="SimSun" w:eastAsia="SimSun" w:hAnsi="SimSun" w:cs="NSimSun" w:hint="eastAsia"/>
          <w:kern w:val="0"/>
          <w:szCs w:val="21"/>
          <w:highlight w:val="white"/>
        </w:rPr>
        <w:t>分配内存单元</w:t>
      </w:r>
    </w:p>
    <w:p w14:paraId="7E6CAE9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s-&gt;data = x;</w:t>
      </w:r>
    </w:p>
    <w:p w14:paraId="2A721F1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s-&gt;next = top;</w:t>
      </w:r>
    </w:p>
    <w:p w14:paraId="7720499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top = s;</w:t>
      </w:r>
    </w:p>
    <w:p w14:paraId="2CB5011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top;</w:t>
      </w:r>
    </w:p>
    <w:p w14:paraId="36F7054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不需要判空</w:t>
      </w:r>
    </w:p>
    <w:p w14:paraId="3D914FC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LinkStack *Pop_LinkStack(LinkStack *top, ElemType *x)//</w:t>
      </w:r>
      <w:r>
        <w:rPr>
          <w:rFonts w:ascii="SimSun" w:eastAsia="SimSun" w:hAnsi="SimSun" w:cs="NSimSun" w:hint="eastAsia"/>
          <w:kern w:val="0"/>
          <w:szCs w:val="21"/>
          <w:highlight w:val="white"/>
        </w:rPr>
        <w:t>出</w:t>
      </w:r>
      <w:proofErr w:type="gramStart"/>
      <w:r>
        <w:rPr>
          <w:rFonts w:ascii="SimSun" w:eastAsia="SimSun" w:hAnsi="SimSun" w:cs="NSimSun" w:hint="eastAsia"/>
          <w:kern w:val="0"/>
          <w:szCs w:val="21"/>
          <w:highlight w:val="white"/>
        </w:rPr>
        <w:t>栈</w:t>
      </w:r>
      <w:proofErr w:type="gramEnd"/>
    </w:p>
    <w:p w14:paraId="0AAF465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012B1DE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LinkStack *p;</w:t>
      </w:r>
    </w:p>
    <w:p w14:paraId="6E27D32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(top == NULL)</w:t>
      </w:r>
    </w:p>
    <w:p w14:paraId="08DC790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NULL;</w:t>
      </w:r>
    </w:p>
    <w:p w14:paraId="0D1AE7B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else{</w:t>
      </w:r>
    </w:p>
    <w:p w14:paraId="5C3834D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*x = top-&gt;data;</w:t>
      </w:r>
    </w:p>
    <w:p w14:paraId="7350026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 = top;</w:t>
      </w:r>
    </w:p>
    <w:p w14:paraId="5F78411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top = top-&gt;next;</w:t>
      </w:r>
    </w:p>
    <w:p w14:paraId="2366FBB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free(p);</w:t>
      </w:r>
    </w:p>
    <w:p w14:paraId="40D41AF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top;</w:t>
      </w:r>
    </w:p>
    <w:p w14:paraId="241C1E8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65CBC08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需要判空</w:t>
      </w:r>
    </w:p>
    <w:p w14:paraId="54A5468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main()</w:t>
      </w:r>
    </w:p>
    <w:p w14:paraId="638F297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0637A41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LinkStack *top;</w:t>
      </w:r>
    </w:p>
    <w:p w14:paraId="1F9DB2C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top=Init_LinkStack();</w:t>
      </w:r>
    </w:p>
    <w:p w14:paraId="7FDF981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flag;</w:t>
      </w:r>
    </w:p>
    <w:p w14:paraId="3FDB6FF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x;</w:t>
      </w:r>
    </w:p>
    <w:p w14:paraId="60644CF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*px;</w:t>
      </w:r>
    </w:p>
    <w:p w14:paraId="02EAB7C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px = &amp;x;</w:t>
      </w:r>
    </w:p>
    <w:p w14:paraId="0199A27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t>for (;;)</w:t>
      </w:r>
    </w:p>
    <w:p w14:paraId="7DFA802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0E134F9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要插入元素吗？要则输入</w:t>
      </w:r>
      <w:r>
        <w:rPr>
          <w:rFonts w:ascii="SimSun" w:eastAsia="SimSun" w:hAnsi="SimSun" w:cs="NSimSun"/>
          <w:kern w:val="0"/>
          <w:szCs w:val="21"/>
          <w:highlight w:val="white"/>
        </w:rPr>
        <w:t>1\n");</w:t>
      </w:r>
    </w:p>
    <w:p w14:paraId="15E17BE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scanf_s("%d", &amp;flag, 1);</w:t>
      </w:r>
    </w:p>
    <w:p w14:paraId="065BD05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0B53AD7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243343C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请输入要插入的值</w:t>
      </w:r>
      <w:r>
        <w:rPr>
          <w:rFonts w:ascii="SimSun" w:eastAsia="SimSun" w:hAnsi="SimSun" w:cs="NSimSun"/>
          <w:kern w:val="0"/>
          <w:szCs w:val="21"/>
          <w:highlight w:val="white"/>
        </w:rPr>
        <w:t>\n");</w:t>
      </w:r>
    </w:p>
    <w:p w14:paraId="5DBB884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scanf_s("%d", &amp;x, 1);</w:t>
      </w:r>
    </w:p>
    <w:p w14:paraId="7E66D51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top = Push_LinkStack(top,x);</w:t>
      </w:r>
    </w:p>
    <w:p w14:paraId="4A0ABFE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19700EC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else break;</w:t>
      </w:r>
    </w:p>
    <w:p w14:paraId="7AF4B62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18FD9ED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是否要删除</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顶元素？是则输入</w:t>
      </w:r>
      <w:r>
        <w:rPr>
          <w:rFonts w:ascii="SimSun" w:eastAsia="SimSun" w:hAnsi="SimSun" w:cs="NSimSun"/>
          <w:kern w:val="0"/>
          <w:szCs w:val="21"/>
          <w:highlight w:val="white"/>
        </w:rPr>
        <w:t>1\n");</w:t>
      </w:r>
    </w:p>
    <w:p w14:paraId="54C2498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scanf_s("%d", &amp;flag, 1);</w:t>
      </w:r>
    </w:p>
    <w:p w14:paraId="3C8BDA8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(flag == 1)</w:t>
      </w:r>
    </w:p>
    <w:p w14:paraId="5C4BF52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690930F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top = Pop_LinkStack(top, px);</w:t>
      </w:r>
    </w:p>
    <w:p w14:paraId="20A82C0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flag = top;</w:t>
      </w:r>
    </w:p>
    <w:p w14:paraId="6EACE5A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(flag != NULL)</w:t>
      </w:r>
    </w:p>
    <w:p w14:paraId="79F2EF7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printf("success\n");</w:t>
      </w:r>
    </w:p>
    <w:p w14:paraId="77DA74A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(flag == NULL) printf("error\n");</w:t>
      </w:r>
    </w:p>
    <w:p w14:paraId="12BB5B8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38B330E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所有元素为：</w:t>
      </w:r>
      <w:r>
        <w:rPr>
          <w:rFonts w:ascii="SimSun" w:eastAsia="SimSun" w:hAnsi="SimSun" w:cs="NSimSun"/>
          <w:kern w:val="0"/>
          <w:szCs w:val="21"/>
          <w:highlight w:val="white"/>
        </w:rPr>
        <w:t>\n");</w:t>
      </w:r>
    </w:p>
    <w:p w14:paraId="4D68904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w:t>
      </w:r>
    </w:p>
    <w:p w14:paraId="3F738C4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4EDA024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(top != NULL)</w:t>
      </w:r>
    </w:p>
    <w:p w14:paraId="1C96EA6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64AB9EF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top = Pop_LinkStack(top, px);</w:t>
      </w:r>
    </w:p>
    <w:p w14:paraId="26FDC43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printf("%d  ", *px);</w:t>
      </w:r>
    </w:p>
    <w:p w14:paraId="705C659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23B1366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else break;</w:t>
      </w:r>
    </w:p>
    <w:p w14:paraId="608004D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2A45E77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1;</w:t>
      </w:r>
    </w:p>
    <w:p w14:paraId="56CDD81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31E88B2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5.</w:t>
      </w:r>
      <w:r>
        <w:rPr>
          <w:rFonts w:ascii="SimSun" w:eastAsia="SimSun" w:hAnsi="SimSun" w:cs="NSimSun" w:hint="eastAsia"/>
          <w:kern w:val="0"/>
          <w:szCs w:val="21"/>
          <w:highlight w:val="white"/>
        </w:rPr>
        <w:t>实验的收获：</w:t>
      </w:r>
    </w:p>
    <w:p w14:paraId="412E4C7A" w14:textId="77777777" w:rsidR="00026995" w:rsidRDefault="00000000">
      <w:pPr>
        <w:autoSpaceDE w:val="0"/>
        <w:autoSpaceDN w:val="0"/>
        <w:adjustRightInd w:val="0"/>
        <w:spacing w:line="300" w:lineRule="auto"/>
        <w:jc w:val="left"/>
        <w:rPr>
          <w:rFonts w:ascii="SimSun" w:hAnsi="SimSun"/>
          <w:szCs w:val="21"/>
        </w:rPr>
      </w:pPr>
      <w:r>
        <w:rPr>
          <w:rFonts w:ascii="SimSun" w:eastAsia="SimSun" w:hAnsi="SimSun" w:cs="NSimSun" w:hint="eastAsia"/>
          <w:kern w:val="0"/>
          <w:szCs w:val="21"/>
          <w:highlight w:val="white"/>
        </w:rPr>
        <w:lastRenderedPageBreak/>
        <w:t>链</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实验中</w:t>
      </w:r>
      <w:r>
        <w:rPr>
          <w:rFonts w:ascii="SimSun" w:eastAsia="SimSun" w:hAnsi="SimSun" w:cs="NSimSun"/>
          <w:kern w:val="0"/>
          <w:szCs w:val="21"/>
          <w:highlight w:val="white"/>
        </w:rPr>
        <w:t>遇到的</w:t>
      </w:r>
      <w:r>
        <w:rPr>
          <w:rFonts w:ascii="SimSun" w:eastAsia="SimSun" w:hAnsi="SimSun" w:cs="NSimSun" w:hint="eastAsia"/>
          <w:kern w:val="0"/>
          <w:szCs w:val="21"/>
          <w:highlight w:val="white"/>
        </w:rPr>
        <w:t>疑惑与顺序</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情况相似，即如果在程序中想要输出所有元素，则实际效果等同于删除所有元素，所以必须在输出所有元素完成所有编辑操作，并且输出所有元素是一次性的。</w:t>
      </w:r>
    </w:p>
    <w:p w14:paraId="2838B5D8" w14:textId="77777777" w:rsidR="00026995" w:rsidRDefault="00000000">
      <w:pPr>
        <w:spacing w:line="300" w:lineRule="auto"/>
        <w:rPr>
          <w:rFonts w:ascii="SimSun" w:eastAsia="SimSun" w:hAnsi="SimSun"/>
          <w:b/>
          <w:bCs/>
          <w:sz w:val="28"/>
          <w:szCs w:val="28"/>
        </w:rPr>
      </w:pPr>
      <w:r>
        <w:rPr>
          <w:rFonts w:ascii="SimSun" w:eastAsia="SimSun" w:hAnsi="SimSun" w:hint="eastAsia"/>
          <w:b/>
          <w:bCs/>
          <w:sz w:val="28"/>
          <w:szCs w:val="28"/>
        </w:rPr>
        <w:t>实验六</w:t>
      </w:r>
    </w:p>
    <w:p w14:paraId="22A4EAEC" w14:textId="77777777" w:rsidR="00026995" w:rsidRDefault="00000000">
      <w:pPr>
        <w:spacing w:line="300" w:lineRule="auto"/>
        <w:rPr>
          <w:ins w:id="13" w:author="1285231110@qq.com" w:date="2020-11-13T14:34:00Z"/>
          <w:rFonts w:ascii="SimSun" w:eastAsia="SimSun" w:hAnsi="SimSun" w:cs="NSimSun"/>
          <w:kern w:val="0"/>
          <w:szCs w:val="21"/>
          <w:highlight w:val="white"/>
        </w:rPr>
      </w:pPr>
      <w:r>
        <w:rPr>
          <w:rFonts w:ascii="SimSun" w:eastAsia="SimSun" w:hAnsi="SimSun" w:cs="NSimSun" w:hint="eastAsia"/>
          <w:kern w:val="0"/>
          <w:szCs w:val="21"/>
          <w:highlight w:val="white"/>
        </w:rPr>
        <w:t>1.对象、目的和要求</w:t>
      </w:r>
    </w:p>
    <w:p w14:paraId="2BD53634"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以队列为对象，进行定义、创建、插入和删除操作，显示数据元素。</w:t>
      </w:r>
    </w:p>
    <w:p w14:paraId="2D8D33E5"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2.函数流程图</w:t>
      </w:r>
    </w:p>
    <w:p w14:paraId="1D0CAB37" w14:textId="77777777" w:rsidR="00026995" w:rsidRDefault="00000000">
      <w:pPr>
        <w:spacing w:line="300" w:lineRule="auto"/>
        <w:rPr>
          <w:rFonts w:ascii="SimSun" w:eastAsia="SimSun" w:hAnsi="SimSun" w:cs="NSimSun"/>
          <w:kern w:val="0"/>
          <w:szCs w:val="21"/>
          <w:highlight w:val="white"/>
        </w:rPr>
      </w:pPr>
      <w:r>
        <w:rPr>
          <w:noProof/>
        </w:rPr>
        <w:drawing>
          <wp:inline distT="0" distB="0" distL="0" distR="0" wp14:anchorId="2046B259" wp14:editId="5334B575">
            <wp:extent cx="5274310" cy="23006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300605"/>
                    </a:xfrm>
                    <a:prstGeom prst="rect">
                      <a:avLst/>
                    </a:prstGeom>
                    <a:noFill/>
                    <a:ln>
                      <a:noFill/>
                    </a:ln>
                  </pic:spPr>
                </pic:pic>
              </a:graphicData>
            </a:graphic>
          </wp:inline>
        </w:drawing>
      </w:r>
    </w:p>
    <w:p w14:paraId="0A111A5A"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3.程序的数据输入要求、测试数据与运行结果</w:t>
      </w:r>
    </w:p>
    <w:p w14:paraId="4D2C991B"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（1）插入操作</w:t>
      </w:r>
    </w:p>
    <w:p w14:paraId="42FA734E"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数据输入：输入要插入的元素x，数据类型为整型</w:t>
      </w:r>
    </w:p>
    <w:p w14:paraId="1D2650A7"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测试数据：插入元素分别为11、22、33、44、5</w:t>
      </w:r>
      <w:r>
        <w:rPr>
          <w:rFonts w:ascii="SimSun" w:eastAsia="SimSun" w:hAnsi="SimSun" w:cs="NSimSun"/>
          <w:kern w:val="0"/>
          <w:szCs w:val="21"/>
          <w:highlight w:val="white"/>
        </w:rPr>
        <w:t>5</w:t>
      </w:r>
    </w:p>
    <w:p w14:paraId="61F0DDEC"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运行结果：成功</w:t>
      </w:r>
    </w:p>
    <w:p w14:paraId="707E9CF8" w14:textId="77777777" w:rsidR="00026995" w:rsidRDefault="00000000">
      <w:pPr>
        <w:spacing w:line="300" w:lineRule="auto"/>
        <w:rPr>
          <w:rFonts w:ascii="SimSun" w:eastAsia="SimSun" w:hAnsi="SimSun" w:cs="NSimSun"/>
          <w:kern w:val="0"/>
          <w:szCs w:val="21"/>
          <w:highlight w:val="white"/>
        </w:rPr>
      </w:pPr>
      <w:r>
        <w:rPr>
          <w:rFonts w:ascii="SimSun" w:eastAsia="SimSun" w:hAnsi="SimSun"/>
          <w:noProof/>
          <w:szCs w:val="21"/>
        </w:rPr>
        <w:drawing>
          <wp:inline distT="0" distB="0" distL="0" distR="0" wp14:anchorId="28221B07" wp14:editId="3F73A6FF">
            <wp:extent cx="2624455" cy="32004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rcRect l="1527" t="-1" r="41500" b="40708"/>
                    <a:stretch>
                      <a:fillRect/>
                    </a:stretch>
                  </pic:blipFill>
                  <pic:spPr>
                    <a:xfrm>
                      <a:off x="0" y="0"/>
                      <a:ext cx="2625090" cy="3200683"/>
                    </a:xfrm>
                    <a:prstGeom prst="rect">
                      <a:avLst/>
                    </a:prstGeom>
                    <a:ln>
                      <a:noFill/>
                    </a:ln>
                  </pic:spPr>
                </pic:pic>
              </a:graphicData>
            </a:graphic>
          </wp:inline>
        </w:drawing>
      </w:r>
      <w:r>
        <w:rPr>
          <w:rFonts w:ascii="SimSun" w:eastAsia="SimSun" w:hAnsi="SimSun"/>
          <w:noProof/>
          <w:szCs w:val="21"/>
        </w:rPr>
        <w:drawing>
          <wp:inline distT="0" distB="0" distL="0" distR="0" wp14:anchorId="52DA5B1A" wp14:editId="1DE5E5D0">
            <wp:extent cx="2623820" cy="679450"/>
            <wp:effectExtent l="0" t="0" r="508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rcRect l="1527" t="58977" r="41500" b="28424"/>
                    <a:stretch>
                      <a:fillRect/>
                    </a:stretch>
                  </pic:blipFill>
                  <pic:spPr>
                    <a:xfrm>
                      <a:off x="0" y="0"/>
                      <a:ext cx="2624287" cy="679810"/>
                    </a:xfrm>
                    <a:prstGeom prst="rect">
                      <a:avLst/>
                    </a:prstGeom>
                    <a:ln>
                      <a:noFill/>
                    </a:ln>
                  </pic:spPr>
                </pic:pic>
              </a:graphicData>
            </a:graphic>
          </wp:inline>
        </w:drawing>
      </w:r>
    </w:p>
    <w:p w14:paraId="4458C80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lastRenderedPageBreak/>
        <w:t>（2）删除操作</w:t>
      </w:r>
    </w:p>
    <w:p w14:paraId="1CFFCBE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数据输入：输入是否要删除front元素，是则输入1，数据类型为整型</w:t>
      </w:r>
    </w:p>
    <w:p w14:paraId="1C3F333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测试数据：要删除</w:t>
      </w:r>
    </w:p>
    <w:p w14:paraId="3F9BAE7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运行结果：成功</w:t>
      </w:r>
    </w:p>
    <w:p w14:paraId="52804ED6" w14:textId="77777777" w:rsidR="00026995" w:rsidRDefault="00000000">
      <w:pPr>
        <w:spacing w:line="300" w:lineRule="auto"/>
        <w:rPr>
          <w:rFonts w:ascii="SimSun" w:eastAsia="SimSun" w:hAnsi="SimSun" w:cs="NSimSun"/>
          <w:kern w:val="0"/>
          <w:szCs w:val="21"/>
          <w:highlight w:val="white"/>
        </w:rPr>
      </w:pPr>
      <w:r>
        <w:rPr>
          <w:rFonts w:ascii="SimSun" w:eastAsia="SimSun" w:hAnsi="SimSun"/>
          <w:noProof/>
          <w:szCs w:val="21"/>
        </w:rPr>
        <w:drawing>
          <wp:inline distT="0" distB="0" distL="0" distR="0" wp14:anchorId="17AE2F96" wp14:editId="10644ADD">
            <wp:extent cx="2624455" cy="142240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rcRect l="1527" t="71342" r="41500" b="2298"/>
                    <a:stretch>
                      <a:fillRect/>
                    </a:stretch>
                  </pic:blipFill>
                  <pic:spPr>
                    <a:xfrm>
                      <a:off x="0" y="0"/>
                      <a:ext cx="2645676" cy="1434128"/>
                    </a:xfrm>
                    <a:prstGeom prst="rect">
                      <a:avLst/>
                    </a:prstGeom>
                    <a:ln>
                      <a:noFill/>
                    </a:ln>
                  </pic:spPr>
                </pic:pic>
              </a:graphicData>
            </a:graphic>
          </wp:inline>
        </w:drawing>
      </w:r>
    </w:p>
    <w:p w14:paraId="1F5D5883"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4.带有注释的源程序</w:t>
      </w:r>
    </w:p>
    <w:p w14:paraId="5B195B3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实验六：</w:t>
      </w:r>
      <w:bookmarkStart w:id="14" w:name="_Hlk57484451"/>
      <w:r>
        <w:rPr>
          <w:rFonts w:ascii="SimSun" w:eastAsia="SimSun" w:hAnsi="SimSun" w:cs="NSimSun" w:hint="eastAsia"/>
          <w:kern w:val="0"/>
          <w:szCs w:val="21"/>
          <w:highlight w:val="white"/>
        </w:rPr>
        <w:t>队列</w:t>
      </w:r>
      <w:bookmarkEnd w:id="14"/>
      <w:r>
        <w:rPr>
          <w:rFonts w:ascii="SimSun" w:eastAsia="SimSun" w:hAnsi="SimSun" w:cs="NSimSun" w:hint="eastAsia"/>
          <w:kern w:val="0"/>
          <w:szCs w:val="21"/>
          <w:highlight w:val="white"/>
        </w:rPr>
        <w:t>的定义、创建、插入和删除操作，显示数据元素。</w:t>
      </w:r>
    </w:p>
    <w:p w14:paraId="76CD9E6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#include&lt;stdio.h&gt;</w:t>
      </w:r>
    </w:p>
    <w:p w14:paraId="4942C98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#define MaxSize 1000//</w:t>
      </w:r>
      <w:r>
        <w:rPr>
          <w:rFonts w:ascii="SimSun" w:eastAsia="SimSun" w:hAnsi="SimSun" w:cs="NSimSun" w:hint="eastAsia"/>
          <w:kern w:val="0"/>
          <w:szCs w:val="21"/>
          <w:highlight w:val="white"/>
        </w:rPr>
        <w:t>队列的最大容量</w:t>
      </w:r>
    </w:p>
    <w:p w14:paraId="223B3B6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ElemType int</w:t>
      </w:r>
    </w:p>
    <w:p w14:paraId="5562D10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typedef struct c_queue</w:t>
      </w:r>
    </w:p>
    <w:p w14:paraId="4AFB02D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1AA8DC8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data[MaxSize]; //</w:t>
      </w:r>
      <w:r>
        <w:rPr>
          <w:rFonts w:ascii="SimSun" w:eastAsia="SimSun" w:hAnsi="SimSun" w:cs="NSimSun" w:hint="eastAsia"/>
          <w:kern w:val="0"/>
          <w:szCs w:val="21"/>
          <w:highlight w:val="white"/>
        </w:rPr>
        <w:t>队列的存储空间</w:t>
      </w:r>
    </w:p>
    <w:p w14:paraId="5B20180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front, rear; //</w:t>
      </w:r>
      <w:r>
        <w:rPr>
          <w:rFonts w:ascii="SimSun" w:eastAsia="SimSun" w:hAnsi="SimSun" w:cs="NSimSun" w:hint="eastAsia"/>
          <w:kern w:val="0"/>
          <w:szCs w:val="21"/>
          <w:highlight w:val="white"/>
        </w:rPr>
        <w:t>队列的队头队尾指针</w:t>
      </w:r>
    </w:p>
    <w:p w14:paraId="7945C1B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num; //</w:t>
      </w:r>
      <w:r>
        <w:rPr>
          <w:rFonts w:ascii="SimSun" w:eastAsia="SimSun" w:hAnsi="SimSun" w:cs="NSimSun" w:hint="eastAsia"/>
          <w:kern w:val="0"/>
          <w:szCs w:val="21"/>
          <w:highlight w:val="white"/>
        </w:rPr>
        <w:t>队列的队中元素个数</w:t>
      </w:r>
    </w:p>
    <w:p w14:paraId="0425842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}c_SeQueue;</w:t>
      </w:r>
    </w:p>
    <w:p w14:paraId="2E4B19E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c_SeQueue* Init_SeQueue()//</w:t>
      </w:r>
      <w:proofErr w:type="gramStart"/>
      <w:r>
        <w:rPr>
          <w:rFonts w:ascii="SimSun" w:eastAsia="SimSun" w:hAnsi="SimSun" w:cs="NSimSun" w:hint="eastAsia"/>
          <w:kern w:val="0"/>
          <w:szCs w:val="21"/>
          <w:highlight w:val="white"/>
        </w:rPr>
        <w:t>置空队</w:t>
      </w:r>
      <w:proofErr w:type="gramEnd"/>
    </w:p>
    <w:p w14:paraId="122D1E3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67EDDEE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c_SeQueue*q;</w:t>
      </w:r>
    </w:p>
    <w:p w14:paraId="2B8D2E7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q = (c_SeQueue*)malloc(sizeof(c_SeQueue));</w:t>
      </w:r>
    </w:p>
    <w:p w14:paraId="623C704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q-&gt;front = q-&gt;rear = MaxSize - 1;</w:t>
      </w:r>
    </w:p>
    <w:p w14:paraId="43AD61D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q-&gt;num = 0;</w:t>
      </w:r>
    </w:p>
    <w:p w14:paraId="6D8E3D9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q;</w:t>
      </w:r>
    </w:p>
    <w:p w14:paraId="04DE435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5DCB41E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In_SeQueue(c_SeQueue *q, ElemType x)//</w:t>
      </w:r>
      <w:r>
        <w:rPr>
          <w:rFonts w:ascii="SimSun" w:eastAsia="SimSun" w:hAnsi="SimSun" w:cs="NSimSun" w:hint="eastAsia"/>
          <w:kern w:val="0"/>
          <w:szCs w:val="21"/>
          <w:highlight w:val="white"/>
        </w:rPr>
        <w:t>入队</w:t>
      </w:r>
    </w:p>
    <w:p w14:paraId="59ABB26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2AE6F1F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(q-&gt;num == MaxSize)//</w:t>
      </w:r>
      <w:proofErr w:type="gramStart"/>
      <w:r>
        <w:rPr>
          <w:rFonts w:ascii="SimSun" w:eastAsia="SimSun" w:hAnsi="SimSun" w:cs="NSimSun" w:hint="eastAsia"/>
          <w:kern w:val="0"/>
          <w:szCs w:val="21"/>
          <w:highlight w:val="white"/>
        </w:rPr>
        <w:t>队满不能</w:t>
      </w:r>
      <w:proofErr w:type="gramEnd"/>
      <w:r>
        <w:rPr>
          <w:rFonts w:ascii="SimSun" w:eastAsia="SimSun" w:hAnsi="SimSun" w:cs="NSimSun" w:hint="eastAsia"/>
          <w:kern w:val="0"/>
          <w:szCs w:val="21"/>
          <w:highlight w:val="white"/>
        </w:rPr>
        <w:t>入队</w:t>
      </w:r>
    </w:p>
    <w:p w14:paraId="78DCF8C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503FD92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proofErr w:type="gramStart"/>
      <w:r>
        <w:rPr>
          <w:rFonts w:ascii="SimSun" w:eastAsia="SimSun" w:hAnsi="SimSun" w:cs="NSimSun" w:hint="eastAsia"/>
          <w:kern w:val="0"/>
          <w:szCs w:val="21"/>
          <w:highlight w:val="white"/>
        </w:rPr>
        <w:t>队满</w:t>
      </w:r>
      <w:proofErr w:type="gramEnd"/>
      <w:r>
        <w:rPr>
          <w:rFonts w:ascii="SimSun" w:eastAsia="SimSun" w:hAnsi="SimSun" w:cs="NSimSun"/>
          <w:kern w:val="0"/>
          <w:szCs w:val="21"/>
          <w:highlight w:val="white"/>
        </w:rPr>
        <w:t>");</w:t>
      </w:r>
    </w:p>
    <w:p w14:paraId="3C7AB3A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-1;</w:t>
      </w:r>
    </w:p>
    <w:p w14:paraId="4A4B5C5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t>}</w:t>
      </w:r>
    </w:p>
    <w:p w14:paraId="48218E4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else</w:t>
      </w:r>
    </w:p>
    <w:p w14:paraId="4A5C277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4C63BD4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q-&gt;rear = (q-&gt;rear + 1) % MaxSize;</w:t>
      </w:r>
    </w:p>
    <w:p w14:paraId="29602E1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q-&gt;data[q-&gt;rear] = x;</w:t>
      </w:r>
    </w:p>
    <w:p w14:paraId="69D5337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q-&gt;num++;</w:t>
      </w:r>
    </w:p>
    <w:p w14:paraId="332574B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1;</w:t>
      </w:r>
    </w:p>
    <w:p w14:paraId="3EFC5C3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r>
        <w:rPr>
          <w:rFonts w:ascii="SimSun" w:eastAsia="SimSun" w:hAnsi="SimSun" w:cs="NSimSun"/>
          <w:kern w:val="0"/>
          <w:szCs w:val="21"/>
          <w:highlight w:val="white"/>
        </w:rPr>
        <w:tab/>
        <w:t>//</w:t>
      </w:r>
      <w:r>
        <w:rPr>
          <w:rFonts w:ascii="SimSun" w:eastAsia="SimSun" w:hAnsi="SimSun" w:cs="NSimSun" w:hint="eastAsia"/>
          <w:kern w:val="0"/>
          <w:szCs w:val="21"/>
          <w:highlight w:val="white"/>
        </w:rPr>
        <w:t>入队完成</w:t>
      </w:r>
    </w:p>
    <w:p w14:paraId="72697BF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53C6C85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Out_SeQueue(c_SeQueue *q, ElemType *x)//</w:t>
      </w:r>
      <w:r>
        <w:rPr>
          <w:rFonts w:ascii="SimSun" w:eastAsia="SimSun" w:hAnsi="SimSun" w:cs="NSimSun" w:hint="eastAsia"/>
          <w:kern w:val="0"/>
          <w:szCs w:val="21"/>
          <w:highlight w:val="white"/>
        </w:rPr>
        <w:t>出队</w:t>
      </w:r>
    </w:p>
    <w:p w14:paraId="0BFFADC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6ABBA4A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(q-&gt;num == 0)</w:t>
      </w:r>
    </w:p>
    <w:p w14:paraId="3BA7AAC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2A504D0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队空</w:t>
      </w:r>
      <w:r>
        <w:rPr>
          <w:rFonts w:ascii="SimSun" w:eastAsia="SimSun" w:hAnsi="SimSun" w:cs="NSimSun"/>
          <w:kern w:val="0"/>
          <w:szCs w:val="21"/>
          <w:highlight w:val="white"/>
        </w:rPr>
        <w:t>");</w:t>
      </w:r>
    </w:p>
    <w:p w14:paraId="65A87F4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-1;</w:t>
      </w:r>
    </w:p>
    <w:p w14:paraId="0C27B04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r>
        <w:rPr>
          <w:rFonts w:ascii="SimSun" w:eastAsia="SimSun" w:hAnsi="SimSun" w:cs="NSimSun" w:hint="eastAsia"/>
          <w:kern w:val="0"/>
          <w:szCs w:val="21"/>
          <w:highlight w:val="white"/>
        </w:rPr>
        <w:t>队</w:t>
      </w:r>
      <w:proofErr w:type="gramStart"/>
      <w:r>
        <w:rPr>
          <w:rFonts w:ascii="SimSun" w:eastAsia="SimSun" w:hAnsi="SimSun" w:cs="NSimSun" w:hint="eastAsia"/>
          <w:kern w:val="0"/>
          <w:szCs w:val="21"/>
          <w:highlight w:val="white"/>
        </w:rPr>
        <w:t>空不能</w:t>
      </w:r>
      <w:proofErr w:type="gramEnd"/>
      <w:r>
        <w:rPr>
          <w:rFonts w:ascii="SimSun" w:eastAsia="SimSun" w:hAnsi="SimSun" w:cs="NSimSun" w:hint="eastAsia"/>
          <w:kern w:val="0"/>
          <w:szCs w:val="21"/>
          <w:highlight w:val="white"/>
        </w:rPr>
        <w:t>出队</w:t>
      </w:r>
    </w:p>
    <w:p w14:paraId="69A2FD7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else</w:t>
      </w:r>
    </w:p>
    <w:p w14:paraId="2CE3B93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3745692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q-&gt;front = (q-&gt;front + 1) % MaxSize;</w:t>
      </w:r>
    </w:p>
    <w:p w14:paraId="7CDF751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*x = q-&gt;data[q-&gt;front];//</w:t>
      </w:r>
      <w:proofErr w:type="gramStart"/>
      <w:r>
        <w:rPr>
          <w:rFonts w:ascii="SimSun" w:eastAsia="SimSun" w:hAnsi="SimSun" w:cs="NSimSun" w:hint="eastAsia"/>
          <w:kern w:val="0"/>
          <w:szCs w:val="21"/>
          <w:highlight w:val="white"/>
        </w:rPr>
        <w:t>读出队</w:t>
      </w:r>
      <w:proofErr w:type="gramEnd"/>
      <w:r>
        <w:rPr>
          <w:rFonts w:ascii="SimSun" w:eastAsia="SimSun" w:hAnsi="SimSun" w:cs="NSimSun" w:hint="eastAsia"/>
          <w:kern w:val="0"/>
          <w:szCs w:val="21"/>
          <w:highlight w:val="white"/>
        </w:rPr>
        <w:t>头元素</w:t>
      </w:r>
    </w:p>
    <w:p w14:paraId="239B426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q-&gt;num--;</w:t>
      </w:r>
    </w:p>
    <w:p w14:paraId="1650386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1;</w:t>
      </w:r>
    </w:p>
    <w:p w14:paraId="1E91657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r>
        <w:rPr>
          <w:rFonts w:ascii="SimSun" w:eastAsia="SimSun" w:hAnsi="SimSun" w:cs="NSimSun" w:hint="eastAsia"/>
          <w:kern w:val="0"/>
          <w:szCs w:val="21"/>
          <w:highlight w:val="white"/>
        </w:rPr>
        <w:t>出队完成</w:t>
      </w:r>
    </w:p>
    <w:p w14:paraId="4AEF7FF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610C335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main()</w:t>
      </w:r>
    </w:p>
    <w:p w14:paraId="2C1A74F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0E04D6F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c_SeQueue*q;</w:t>
      </w:r>
    </w:p>
    <w:p w14:paraId="6AB8331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q = Init_SeQueue();//</w:t>
      </w:r>
      <w:r>
        <w:rPr>
          <w:rFonts w:ascii="SimSun" w:eastAsia="SimSun" w:hAnsi="SimSun" w:cs="NSimSun" w:hint="eastAsia"/>
          <w:kern w:val="0"/>
          <w:szCs w:val="21"/>
          <w:highlight w:val="white"/>
        </w:rPr>
        <w:t>创建</w:t>
      </w:r>
    </w:p>
    <w:p w14:paraId="378C3C3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x;</w:t>
      </w:r>
    </w:p>
    <w:p w14:paraId="19EEDB6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flag;</w:t>
      </w:r>
    </w:p>
    <w:p w14:paraId="7B64CF7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*px;</w:t>
      </w:r>
    </w:p>
    <w:p w14:paraId="6577230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 xml:space="preserve">    px = &amp;x;</w:t>
      </w:r>
    </w:p>
    <w:p w14:paraId="2686A81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w:t>
      </w:r>
    </w:p>
    <w:p w14:paraId="16EA71B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3B183AC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要插入元素吗？要则输入</w:t>
      </w:r>
      <w:r>
        <w:rPr>
          <w:rFonts w:ascii="SimSun" w:eastAsia="SimSun" w:hAnsi="SimSun" w:cs="NSimSun"/>
          <w:kern w:val="0"/>
          <w:szCs w:val="21"/>
          <w:highlight w:val="white"/>
        </w:rPr>
        <w:t>1\n");</w:t>
      </w:r>
    </w:p>
    <w:p w14:paraId="2B9426A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r>
      <w:r>
        <w:rPr>
          <w:rFonts w:ascii="SimSun" w:eastAsia="SimSun" w:hAnsi="SimSun" w:cs="NSimSun"/>
          <w:kern w:val="0"/>
          <w:szCs w:val="21"/>
          <w:highlight w:val="white"/>
        </w:rPr>
        <w:tab/>
        <w:t>scanf_s("%d", &amp;flag, 1);</w:t>
      </w:r>
    </w:p>
    <w:p w14:paraId="6D9BDB9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0F44F50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63798D1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请输入要插入的值</w:t>
      </w:r>
      <w:r>
        <w:rPr>
          <w:rFonts w:ascii="SimSun" w:eastAsia="SimSun" w:hAnsi="SimSun" w:cs="NSimSun"/>
          <w:kern w:val="0"/>
          <w:szCs w:val="21"/>
          <w:highlight w:val="white"/>
        </w:rPr>
        <w:t>\n");</w:t>
      </w:r>
    </w:p>
    <w:p w14:paraId="4927CE3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scanf_s("%d", &amp;x, 1);</w:t>
      </w:r>
    </w:p>
    <w:p w14:paraId="171E88F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flag = In_SeQueue(q, x);</w:t>
      </w:r>
    </w:p>
    <w:p w14:paraId="0979510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0E268FE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printf("success\n");</w:t>
      </w:r>
    </w:p>
    <w:p w14:paraId="786C3FC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 xml:space="preserve">if (flag != 1) </w:t>
      </w:r>
    </w:p>
    <w:p w14:paraId="6BD7967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printf("error\n");</w:t>
      </w:r>
    </w:p>
    <w:p w14:paraId="48B4906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521571C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else break;</w:t>
      </w:r>
    </w:p>
    <w:p w14:paraId="1BBB94E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064C03B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w:t>
      </w:r>
    </w:p>
    <w:p w14:paraId="2D3733E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39CE4BF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printf("</w:t>
      </w:r>
      <w:r>
        <w:rPr>
          <w:rFonts w:ascii="SimSun" w:eastAsia="SimSun" w:hAnsi="SimSun" w:cs="NSimSun" w:hint="eastAsia"/>
          <w:kern w:val="0"/>
          <w:szCs w:val="21"/>
          <w:highlight w:val="white"/>
        </w:rPr>
        <w:t>是否要删除</w:t>
      </w:r>
      <w:r>
        <w:rPr>
          <w:rFonts w:ascii="SimSun" w:eastAsia="SimSun" w:hAnsi="SimSun" w:cs="NSimSun"/>
          <w:kern w:val="0"/>
          <w:szCs w:val="21"/>
          <w:highlight w:val="white"/>
        </w:rPr>
        <w:t>front</w:t>
      </w:r>
      <w:r>
        <w:rPr>
          <w:rFonts w:ascii="SimSun" w:eastAsia="SimSun" w:hAnsi="SimSun" w:cs="NSimSun" w:hint="eastAsia"/>
          <w:kern w:val="0"/>
          <w:szCs w:val="21"/>
          <w:highlight w:val="white"/>
        </w:rPr>
        <w:t>元素？是则输入</w:t>
      </w:r>
      <w:r>
        <w:rPr>
          <w:rFonts w:ascii="SimSun" w:eastAsia="SimSun" w:hAnsi="SimSun" w:cs="NSimSun"/>
          <w:kern w:val="0"/>
          <w:szCs w:val="21"/>
          <w:highlight w:val="white"/>
        </w:rPr>
        <w:t>1\n");</w:t>
      </w:r>
    </w:p>
    <w:p w14:paraId="3A459EB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scanf_s("%d", &amp;flag, 1);</w:t>
      </w:r>
    </w:p>
    <w:p w14:paraId="1BE6DE1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02E2419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3CFB0AA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flag = Out_SeQueue(q, px);</w:t>
      </w:r>
    </w:p>
    <w:p w14:paraId="05D4AFD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4B6AAFA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printf("success\n");</w:t>
      </w:r>
    </w:p>
    <w:p w14:paraId="56E1B71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if (flag != 1)</w:t>
      </w:r>
    </w:p>
    <w:p w14:paraId="2C39DF3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printf("error\n");</w:t>
      </w:r>
    </w:p>
    <w:p w14:paraId="4336515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15DAA40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else break;</w:t>
      </w:r>
    </w:p>
    <w:p w14:paraId="7FD3C0A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99319F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所有元素为：</w:t>
      </w:r>
      <w:r>
        <w:rPr>
          <w:rFonts w:ascii="SimSun" w:eastAsia="SimSun" w:hAnsi="SimSun" w:cs="NSimSun"/>
          <w:kern w:val="0"/>
          <w:szCs w:val="21"/>
          <w:highlight w:val="white"/>
        </w:rPr>
        <w:t>\n");</w:t>
      </w:r>
    </w:p>
    <w:p w14:paraId="1B57FB4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w:t>
      </w:r>
    </w:p>
    <w:p w14:paraId="194F0DC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08D0A6B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(q-&gt;num != 0)</w:t>
      </w:r>
    </w:p>
    <w:p w14:paraId="4797C9D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2527FCE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flag = Out_SeQueue(q, px);</w:t>
      </w:r>
    </w:p>
    <w:p w14:paraId="0A1DE6B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printf("%d  ", *px);</w:t>
      </w:r>
    </w:p>
    <w:p w14:paraId="3827AD5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65313C9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r>
      <w:r>
        <w:rPr>
          <w:rFonts w:ascii="SimSun" w:eastAsia="SimSun" w:hAnsi="SimSun" w:cs="NSimSun"/>
          <w:kern w:val="0"/>
          <w:szCs w:val="21"/>
          <w:highlight w:val="white"/>
        </w:rPr>
        <w:tab/>
        <w:t>else break;</w:t>
      </w:r>
    </w:p>
    <w:p w14:paraId="2CEF4FB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73D202E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1;</w:t>
      </w:r>
    </w:p>
    <w:p w14:paraId="5AC67FE8"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highlight w:val="white"/>
        </w:rPr>
        <w:t>}</w:t>
      </w:r>
    </w:p>
    <w:p w14:paraId="0C25CA6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5.实验的收获：</w:t>
      </w:r>
    </w:p>
    <w:p w14:paraId="20D303E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队列实验中遇到的疑惑与链</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、顺序</w:t>
      </w:r>
      <w:proofErr w:type="gramStart"/>
      <w:r>
        <w:rPr>
          <w:rFonts w:ascii="SimSun" w:eastAsia="SimSun" w:hAnsi="SimSun" w:cs="NSimSun" w:hint="eastAsia"/>
          <w:kern w:val="0"/>
          <w:szCs w:val="21"/>
          <w:highlight w:val="white"/>
        </w:rPr>
        <w:t>栈</w:t>
      </w:r>
      <w:proofErr w:type="gramEnd"/>
      <w:r>
        <w:rPr>
          <w:rFonts w:ascii="SimSun" w:eastAsia="SimSun" w:hAnsi="SimSun" w:cs="NSimSun" w:hint="eastAsia"/>
          <w:kern w:val="0"/>
          <w:szCs w:val="21"/>
          <w:highlight w:val="white"/>
        </w:rPr>
        <w:t>情况相似，即出队与删除front元素用的是同一个算法，但区别是如果在循环队列中想要输出所有元素，并不意味着删除所有元素，所以输出所有元素不是一次性的。</w:t>
      </w:r>
    </w:p>
    <w:p w14:paraId="5A495BA8" w14:textId="77777777" w:rsidR="00026995" w:rsidRDefault="00000000">
      <w:pPr>
        <w:spacing w:line="300" w:lineRule="auto"/>
        <w:rPr>
          <w:rFonts w:ascii="SimSun" w:eastAsia="SimSun" w:hAnsi="SimSun"/>
          <w:b/>
          <w:bCs/>
          <w:sz w:val="28"/>
          <w:szCs w:val="28"/>
        </w:rPr>
      </w:pPr>
      <w:r>
        <w:rPr>
          <w:rFonts w:ascii="SimSun" w:eastAsia="SimSun" w:hAnsi="SimSun" w:hint="eastAsia"/>
          <w:b/>
          <w:bCs/>
          <w:sz w:val="28"/>
          <w:szCs w:val="28"/>
        </w:rPr>
        <w:t>实验七</w:t>
      </w:r>
    </w:p>
    <w:p w14:paraId="4B4E1259" w14:textId="77777777" w:rsidR="00026995" w:rsidRDefault="00000000">
      <w:pPr>
        <w:autoSpaceDE w:val="0"/>
        <w:autoSpaceDN w:val="0"/>
        <w:adjustRightInd w:val="0"/>
        <w:spacing w:line="300" w:lineRule="auto"/>
        <w:jc w:val="left"/>
        <w:rPr>
          <w:ins w:id="15" w:author="1285231110@qq.com" w:date="2020-11-13T14:34:00Z"/>
          <w:rFonts w:ascii="SimSun" w:eastAsia="SimSun" w:hAnsi="SimSun" w:cs="NSimSun"/>
          <w:kern w:val="0"/>
          <w:szCs w:val="21"/>
          <w:highlight w:val="white"/>
        </w:rPr>
      </w:pPr>
      <w:r>
        <w:rPr>
          <w:rFonts w:ascii="SimSun" w:eastAsia="SimSun" w:hAnsi="SimSun" w:cs="NSimSun" w:hint="eastAsia"/>
          <w:kern w:val="0"/>
          <w:szCs w:val="21"/>
          <w:highlight w:val="white"/>
        </w:rPr>
        <w:t>1.对象、目的和要求</w:t>
      </w:r>
    </w:p>
    <w:p w14:paraId="0D22C3C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以二叉树的链式存储结构为对象，进行的定义、创建、</w:t>
      </w:r>
      <w:proofErr w:type="gramStart"/>
      <w:r>
        <w:rPr>
          <w:rFonts w:ascii="SimSun" w:eastAsia="SimSun" w:hAnsi="SimSun" w:cs="NSimSun" w:hint="eastAsia"/>
          <w:kern w:val="0"/>
          <w:szCs w:val="21"/>
          <w:highlight w:val="white"/>
        </w:rPr>
        <w:t>先序</w:t>
      </w:r>
      <w:proofErr w:type="gramEnd"/>
      <w:r>
        <w:rPr>
          <w:rFonts w:ascii="SimSun" w:eastAsia="SimSun" w:hAnsi="SimSun" w:cs="NSimSun"/>
          <w:kern w:val="0"/>
          <w:szCs w:val="21"/>
          <w:highlight w:val="white"/>
        </w:rPr>
        <w:t xml:space="preserve"> / </w:t>
      </w:r>
      <w:proofErr w:type="gramStart"/>
      <w:r>
        <w:rPr>
          <w:rFonts w:ascii="SimSun" w:eastAsia="SimSun" w:hAnsi="SimSun" w:cs="NSimSun" w:hint="eastAsia"/>
          <w:kern w:val="0"/>
          <w:szCs w:val="21"/>
          <w:highlight w:val="white"/>
        </w:rPr>
        <w:t>中序</w:t>
      </w:r>
      <w:proofErr w:type="gramEnd"/>
      <w:r>
        <w:rPr>
          <w:rFonts w:ascii="SimSun" w:eastAsia="SimSun" w:hAnsi="SimSun" w:cs="NSimSun"/>
          <w:kern w:val="0"/>
          <w:szCs w:val="21"/>
          <w:highlight w:val="white"/>
        </w:rPr>
        <w:t xml:space="preserve"> / </w:t>
      </w:r>
      <w:r>
        <w:rPr>
          <w:rFonts w:ascii="SimSun" w:eastAsia="SimSun" w:hAnsi="SimSun" w:cs="NSimSun" w:hint="eastAsia"/>
          <w:kern w:val="0"/>
          <w:szCs w:val="21"/>
          <w:highlight w:val="white"/>
        </w:rPr>
        <w:t>后序遍历，并输出结果序列。</w:t>
      </w:r>
    </w:p>
    <w:p w14:paraId="09BCEB1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2.函数流程图</w:t>
      </w:r>
      <w:r>
        <w:rPr>
          <w:noProof/>
        </w:rPr>
        <w:drawing>
          <wp:inline distT="0" distB="0" distL="0" distR="0" wp14:anchorId="7298AAB1" wp14:editId="65D94128">
            <wp:extent cx="5274310" cy="51428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5142865"/>
                    </a:xfrm>
                    <a:prstGeom prst="rect">
                      <a:avLst/>
                    </a:prstGeom>
                    <a:noFill/>
                    <a:ln>
                      <a:noFill/>
                    </a:ln>
                  </pic:spPr>
                </pic:pic>
              </a:graphicData>
            </a:graphic>
          </wp:inline>
        </w:drawing>
      </w:r>
    </w:p>
    <w:p w14:paraId="2F94276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3.程序的数据输入要求、测试数据与运行结果</w:t>
      </w:r>
    </w:p>
    <w:p w14:paraId="61B9586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lastRenderedPageBreak/>
        <w:t>（1）插入操作</w:t>
      </w:r>
    </w:p>
    <w:p w14:paraId="1E81AFD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数据输入：无数据输入</w:t>
      </w:r>
    </w:p>
    <w:p w14:paraId="704413C3"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b/>
          <w:bCs/>
          <w:noProof/>
          <w:kern w:val="0"/>
          <w:szCs w:val="21"/>
        </w:rPr>
        <w:drawing>
          <wp:anchor distT="0" distB="0" distL="114300" distR="114300" simplePos="0" relativeHeight="251659264" behindDoc="1" locked="0" layoutInCell="1" allowOverlap="1" wp14:anchorId="5AA59B48" wp14:editId="1E430DBF">
            <wp:simplePos x="0" y="0"/>
            <wp:positionH relativeFrom="column">
              <wp:posOffset>819150</wp:posOffset>
            </wp:positionH>
            <wp:positionV relativeFrom="paragraph">
              <wp:posOffset>160020</wp:posOffset>
            </wp:positionV>
            <wp:extent cx="1330325" cy="972820"/>
            <wp:effectExtent l="0" t="0" r="317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2" cstate="print">
                      <a:extLst>
                        <a:ext uri="{28A0092B-C50C-407E-A947-70E740481C1C}">
                          <a14:useLocalDpi xmlns:a14="http://schemas.microsoft.com/office/drawing/2010/main" val="0"/>
                        </a:ext>
                      </a:extLst>
                    </a:blip>
                    <a:srcRect t="4233" b="7956"/>
                    <a:stretch>
                      <a:fillRect/>
                    </a:stretch>
                  </pic:blipFill>
                  <pic:spPr>
                    <a:xfrm>
                      <a:off x="0" y="0"/>
                      <a:ext cx="1330325" cy="972820"/>
                    </a:xfrm>
                    <a:prstGeom prst="rect">
                      <a:avLst/>
                    </a:prstGeom>
                    <a:noFill/>
                    <a:ln>
                      <a:noFill/>
                    </a:ln>
                  </pic:spPr>
                </pic:pic>
              </a:graphicData>
            </a:graphic>
          </wp:anchor>
        </w:drawing>
      </w:r>
      <w:r>
        <w:rPr>
          <w:rFonts w:ascii="SimSun" w:eastAsia="SimSun" w:hAnsi="SimSun" w:cs="NSimSun" w:hint="eastAsia"/>
          <w:kern w:val="0"/>
          <w:szCs w:val="21"/>
          <w:highlight w:val="white"/>
        </w:rPr>
        <w:t>测试数据：</w:t>
      </w:r>
      <w:r>
        <w:rPr>
          <w:rFonts w:ascii="SimSun" w:eastAsia="SimSun" w:hAnsi="SimSun" w:cs="NSimSun"/>
          <w:kern w:val="0"/>
          <w:szCs w:val="21"/>
        </w:rPr>
        <w:t xml:space="preserve"> </w:t>
      </w:r>
    </w:p>
    <w:p w14:paraId="7EB70A4F"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hint="eastAsia"/>
          <w:kern w:val="0"/>
          <w:szCs w:val="21"/>
          <w:highlight w:val="white"/>
        </w:rPr>
        <w:t>二叉树</w:t>
      </w:r>
    </w:p>
    <w:p w14:paraId="4F137D3F" w14:textId="77777777" w:rsidR="00026995" w:rsidRDefault="00026995">
      <w:pPr>
        <w:autoSpaceDE w:val="0"/>
        <w:autoSpaceDN w:val="0"/>
        <w:adjustRightInd w:val="0"/>
        <w:spacing w:line="300" w:lineRule="auto"/>
        <w:jc w:val="left"/>
        <w:rPr>
          <w:rFonts w:ascii="SimSun" w:eastAsia="SimSun" w:hAnsi="SimSun" w:cs="NSimSun"/>
          <w:kern w:val="0"/>
          <w:szCs w:val="21"/>
          <w:highlight w:val="white"/>
        </w:rPr>
      </w:pPr>
    </w:p>
    <w:p w14:paraId="39B8C02A" w14:textId="77777777" w:rsidR="00026995" w:rsidRDefault="00026995">
      <w:pPr>
        <w:autoSpaceDE w:val="0"/>
        <w:autoSpaceDN w:val="0"/>
        <w:adjustRightInd w:val="0"/>
        <w:spacing w:line="300" w:lineRule="auto"/>
        <w:jc w:val="left"/>
        <w:rPr>
          <w:rFonts w:ascii="SimSun" w:eastAsia="SimSun" w:hAnsi="SimSun" w:cs="NSimSun"/>
          <w:kern w:val="0"/>
          <w:szCs w:val="21"/>
          <w:highlight w:val="white"/>
        </w:rPr>
      </w:pPr>
    </w:p>
    <w:p w14:paraId="7FB0E2C5" w14:textId="77777777" w:rsidR="00026995" w:rsidRDefault="00026995">
      <w:pPr>
        <w:autoSpaceDE w:val="0"/>
        <w:autoSpaceDN w:val="0"/>
        <w:adjustRightInd w:val="0"/>
        <w:spacing w:line="300" w:lineRule="auto"/>
        <w:jc w:val="left"/>
        <w:rPr>
          <w:rFonts w:ascii="SimSun" w:eastAsia="SimSun" w:hAnsi="SimSun" w:cs="NSimSun"/>
          <w:kern w:val="0"/>
          <w:szCs w:val="21"/>
          <w:highlight w:val="white"/>
        </w:rPr>
      </w:pPr>
    </w:p>
    <w:p w14:paraId="3FF8A5C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运行结果：成功</w:t>
      </w:r>
    </w:p>
    <w:p w14:paraId="40FC0FF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noProof/>
        </w:rPr>
        <w:drawing>
          <wp:inline distT="0" distB="0" distL="0" distR="0" wp14:anchorId="0D732425" wp14:editId="153E450F">
            <wp:extent cx="2727325" cy="15119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rcRect l="1897" b="34674"/>
                    <a:stretch>
                      <a:fillRect/>
                    </a:stretch>
                  </pic:blipFill>
                  <pic:spPr>
                    <a:xfrm>
                      <a:off x="0" y="0"/>
                      <a:ext cx="2761752" cy="1530688"/>
                    </a:xfrm>
                    <a:prstGeom prst="rect">
                      <a:avLst/>
                    </a:prstGeom>
                    <a:ln>
                      <a:noFill/>
                    </a:ln>
                  </pic:spPr>
                </pic:pic>
              </a:graphicData>
            </a:graphic>
          </wp:inline>
        </w:drawing>
      </w:r>
    </w:p>
    <w:p w14:paraId="20FD66A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4.带有注释的源程序</w:t>
      </w:r>
    </w:p>
    <w:p w14:paraId="3458BC9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实验七：二叉树的链式存储结构的定义、创建、</w:t>
      </w:r>
      <w:proofErr w:type="gramStart"/>
      <w:r>
        <w:rPr>
          <w:rFonts w:ascii="SimSun" w:eastAsia="SimSun" w:hAnsi="SimSun" w:cs="NSimSun" w:hint="eastAsia"/>
          <w:kern w:val="0"/>
          <w:szCs w:val="21"/>
          <w:highlight w:val="white"/>
        </w:rPr>
        <w:t>先序</w:t>
      </w:r>
      <w:proofErr w:type="gramEnd"/>
      <w:r>
        <w:rPr>
          <w:rFonts w:ascii="SimSun" w:eastAsia="SimSun" w:hAnsi="SimSun" w:cs="NSimSun"/>
          <w:kern w:val="0"/>
          <w:szCs w:val="21"/>
          <w:highlight w:val="white"/>
        </w:rPr>
        <w:t xml:space="preserve"> / </w:t>
      </w:r>
      <w:proofErr w:type="gramStart"/>
      <w:r>
        <w:rPr>
          <w:rFonts w:ascii="SimSun" w:eastAsia="SimSun" w:hAnsi="SimSun" w:cs="NSimSun" w:hint="eastAsia"/>
          <w:kern w:val="0"/>
          <w:szCs w:val="21"/>
          <w:highlight w:val="white"/>
        </w:rPr>
        <w:t>中序</w:t>
      </w:r>
      <w:proofErr w:type="gramEnd"/>
      <w:r>
        <w:rPr>
          <w:rFonts w:ascii="SimSun" w:eastAsia="SimSun" w:hAnsi="SimSun" w:cs="NSimSun"/>
          <w:kern w:val="0"/>
          <w:szCs w:val="21"/>
          <w:highlight w:val="white"/>
        </w:rPr>
        <w:t xml:space="preserve"> / </w:t>
      </w:r>
      <w:r>
        <w:rPr>
          <w:rFonts w:ascii="SimSun" w:eastAsia="SimSun" w:hAnsi="SimSun" w:cs="NSimSun" w:hint="eastAsia"/>
          <w:kern w:val="0"/>
          <w:szCs w:val="21"/>
          <w:highlight w:val="white"/>
        </w:rPr>
        <w:t>后序遍历，并输出结果序列。</w:t>
      </w:r>
    </w:p>
    <w:p w14:paraId="4B469F4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#include&lt;stdio.h&gt;</w:t>
      </w:r>
    </w:p>
    <w:p w14:paraId="6F584A4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MaxSize 1000</w:t>
      </w:r>
    </w:p>
    <w:p w14:paraId="292601C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ElemType int</w:t>
      </w:r>
    </w:p>
    <w:p w14:paraId="321DDDB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roofErr w:type="gramStart"/>
      <w:r>
        <w:rPr>
          <w:rFonts w:ascii="SimSun" w:eastAsia="SimSun" w:hAnsi="SimSun" w:cs="NSimSun"/>
          <w:kern w:val="0"/>
          <w:szCs w:val="21"/>
          <w:highlight w:val="white"/>
        </w:rPr>
        <w:t>define</w:t>
      </w:r>
      <w:proofErr w:type="gramEnd"/>
      <w:r>
        <w:rPr>
          <w:rFonts w:ascii="SimSun" w:eastAsia="SimSun" w:hAnsi="SimSun" w:cs="NSimSun"/>
          <w:kern w:val="0"/>
          <w:szCs w:val="21"/>
          <w:highlight w:val="white"/>
        </w:rPr>
        <w:t xml:space="preserve"> BiTree struct bitree</w:t>
      </w:r>
    </w:p>
    <w:p w14:paraId="3ECFB3C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BiTree</w:t>
      </w:r>
    </w:p>
    <w:p w14:paraId="4131EF7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33BD0F0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ElemType data;</w:t>
      </w:r>
    </w:p>
    <w:p w14:paraId="76F5AAF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BiTree *LChild, *RChild;</w:t>
      </w:r>
    </w:p>
    <w:p w14:paraId="49AC035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6709238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Initiate()//</w:t>
      </w:r>
      <w:r>
        <w:rPr>
          <w:rFonts w:ascii="SimSun" w:eastAsia="SimSun" w:hAnsi="SimSun" w:cs="NSimSun" w:hint="eastAsia"/>
          <w:kern w:val="0"/>
          <w:szCs w:val="21"/>
          <w:highlight w:val="white"/>
        </w:rPr>
        <w:t>建立一棵空二叉树</w:t>
      </w:r>
    </w:p>
    <w:p w14:paraId="64A3F23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0090067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BiTree *bt;//</w:t>
      </w:r>
      <w:r>
        <w:rPr>
          <w:rFonts w:ascii="SimSun" w:eastAsia="SimSun" w:hAnsi="SimSun" w:cs="NSimSun" w:hint="eastAsia"/>
          <w:kern w:val="0"/>
          <w:szCs w:val="21"/>
          <w:highlight w:val="white"/>
        </w:rPr>
        <w:t>初始化建立二叉树</w:t>
      </w:r>
      <w:r>
        <w:rPr>
          <w:rFonts w:ascii="SimSun" w:eastAsia="SimSun" w:hAnsi="SimSun" w:cs="NSimSun"/>
          <w:kern w:val="0"/>
          <w:szCs w:val="21"/>
          <w:highlight w:val="white"/>
        </w:rPr>
        <w:t xml:space="preserve"> * bt</w:t>
      </w:r>
      <w:r>
        <w:rPr>
          <w:rFonts w:ascii="SimSun" w:eastAsia="SimSun" w:hAnsi="SimSun" w:cs="NSimSun" w:hint="eastAsia"/>
          <w:kern w:val="0"/>
          <w:szCs w:val="21"/>
          <w:highlight w:val="white"/>
        </w:rPr>
        <w:t>的头结点</w:t>
      </w:r>
    </w:p>
    <w:p w14:paraId="3054DEF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((bt = (BiTree *)malloc(sizeof(BiTree))) == NULL)</w:t>
      </w:r>
    </w:p>
    <w:p w14:paraId="42F9A9F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0;</w:t>
      </w:r>
    </w:p>
    <w:p w14:paraId="7EFACCC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bt-&gt;LChild = NULL;</w:t>
      </w:r>
    </w:p>
    <w:p w14:paraId="768EAE2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bt-&gt;RChild = NULL;</w:t>
      </w:r>
    </w:p>
    <w:p w14:paraId="5ABB1EE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bt;</w:t>
      </w:r>
    </w:p>
    <w:p w14:paraId="579D419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46E9DDC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BiTree *Create(ElemType x,BiTree *lbt,BiTree *rbt)</w:t>
      </w:r>
    </w:p>
    <w:p w14:paraId="14EDDD4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r>
        <w:rPr>
          <w:rFonts w:ascii="SimSun" w:eastAsia="SimSun" w:hAnsi="SimSun" w:cs="NSimSun" w:hint="eastAsia"/>
          <w:kern w:val="0"/>
          <w:szCs w:val="21"/>
          <w:highlight w:val="white"/>
        </w:rPr>
        <w:t>建立一棵以</w:t>
      </w:r>
      <w:r>
        <w:rPr>
          <w:rFonts w:ascii="SimSun" w:eastAsia="SimSun" w:hAnsi="SimSun" w:cs="NSimSun"/>
          <w:kern w:val="0"/>
          <w:szCs w:val="21"/>
          <w:highlight w:val="white"/>
        </w:rPr>
        <w:t>x</w:t>
      </w:r>
      <w:r>
        <w:rPr>
          <w:rFonts w:ascii="SimSun" w:eastAsia="SimSun" w:hAnsi="SimSun" w:cs="NSimSun" w:hint="eastAsia"/>
          <w:kern w:val="0"/>
          <w:szCs w:val="21"/>
          <w:highlight w:val="white"/>
        </w:rPr>
        <w:t>为根结点的数据域信息</w:t>
      </w:r>
    </w:p>
    <w:p w14:paraId="044FD42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058A955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BiTree *p;</w:t>
      </w:r>
    </w:p>
    <w:p w14:paraId="308FF4C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((p = (BiTree *)malloc(sizeof(BiTree))) == NULL)</w:t>
      </w:r>
    </w:p>
    <w:p w14:paraId="1DAE961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 NULL;</w:t>
      </w:r>
    </w:p>
    <w:p w14:paraId="4DC1C13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p-&gt;data = x;</w:t>
      </w:r>
    </w:p>
    <w:p w14:paraId="1D1EE77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p-&gt;LChild = lbt;</w:t>
      </w:r>
    </w:p>
    <w:p w14:paraId="45A1F9A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p-&gt;RChild = rbt;</w:t>
      </w:r>
    </w:p>
    <w:p w14:paraId="71F32B1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 xml:space="preserve">return p; </w:t>
      </w:r>
    </w:p>
    <w:p w14:paraId="18C9371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7A538BD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void PreOrder(BiTree *bt)</w:t>
      </w:r>
    </w:p>
    <w:p w14:paraId="7228245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0908412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roofErr w:type="gramStart"/>
      <w:r>
        <w:rPr>
          <w:rFonts w:ascii="SimSun" w:eastAsia="SimSun" w:hAnsi="SimSun" w:cs="NSimSun" w:hint="eastAsia"/>
          <w:kern w:val="0"/>
          <w:szCs w:val="21"/>
          <w:highlight w:val="white"/>
        </w:rPr>
        <w:t>先序遍历</w:t>
      </w:r>
      <w:proofErr w:type="gramEnd"/>
      <w:r>
        <w:rPr>
          <w:rFonts w:ascii="SimSun" w:eastAsia="SimSun" w:hAnsi="SimSun" w:cs="NSimSun" w:hint="eastAsia"/>
          <w:kern w:val="0"/>
          <w:szCs w:val="21"/>
          <w:highlight w:val="white"/>
        </w:rPr>
        <w:t>二叉树</w:t>
      </w:r>
      <w:r>
        <w:rPr>
          <w:rFonts w:ascii="SimSun" w:eastAsia="SimSun" w:hAnsi="SimSun" w:cs="NSimSun"/>
          <w:kern w:val="0"/>
          <w:szCs w:val="21"/>
          <w:highlight w:val="white"/>
        </w:rPr>
        <w:t>bt</w:t>
      </w:r>
    </w:p>
    <w:p w14:paraId="1CB7692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(bt == NULL)</w:t>
      </w:r>
    </w:p>
    <w:p w14:paraId="4348DE2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w:t>
      </w:r>
      <w:r>
        <w:rPr>
          <w:rFonts w:ascii="SimSun" w:eastAsia="SimSun" w:hAnsi="SimSun" w:cs="NSimSun" w:hint="eastAsia"/>
          <w:kern w:val="0"/>
          <w:szCs w:val="21"/>
          <w:highlight w:val="white"/>
        </w:rPr>
        <w:t xml:space="preserve"> /</w:t>
      </w:r>
      <w:r>
        <w:rPr>
          <w:rFonts w:ascii="SimSun" w:eastAsia="SimSun" w:hAnsi="SimSun" w:cs="NSimSun"/>
          <w:kern w:val="0"/>
          <w:szCs w:val="21"/>
          <w:highlight w:val="white"/>
        </w:rPr>
        <w:t>/</w:t>
      </w:r>
      <w:r>
        <w:rPr>
          <w:rFonts w:ascii="SimSun" w:eastAsia="SimSun" w:hAnsi="SimSun" w:cs="NSimSun" w:hint="eastAsia"/>
          <w:kern w:val="0"/>
          <w:szCs w:val="21"/>
          <w:highlight w:val="white"/>
        </w:rPr>
        <w:t>递归调用的结束条件</w:t>
      </w:r>
    </w:p>
    <w:p w14:paraId="5D8006E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printf("%d ", bt-&gt;data); //</w:t>
      </w:r>
      <w:r>
        <w:rPr>
          <w:rFonts w:ascii="SimSun" w:eastAsia="SimSun" w:hAnsi="SimSun" w:cs="NSimSun" w:hint="eastAsia"/>
          <w:kern w:val="0"/>
          <w:szCs w:val="21"/>
          <w:highlight w:val="white"/>
        </w:rPr>
        <w:t>访问结点的数据域</w:t>
      </w:r>
    </w:p>
    <w:p w14:paraId="1395288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PreOrder(bt-&gt;LChild);//</w:t>
      </w:r>
      <w:proofErr w:type="gramStart"/>
      <w:r>
        <w:rPr>
          <w:rFonts w:ascii="SimSun" w:eastAsia="SimSun" w:hAnsi="SimSun" w:cs="NSimSun" w:hint="eastAsia"/>
          <w:kern w:val="0"/>
          <w:szCs w:val="21"/>
          <w:highlight w:val="white"/>
        </w:rPr>
        <w:t>先序递归</w:t>
      </w:r>
      <w:proofErr w:type="gramEnd"/>
      <w:r>
        <w:rPr>
          <w:rFonts w:ascii="SimSun" w:eastAsia="SimSun" w:hAnsi="SimSun" w:cs="NSimSun" w:hint="eastAsia"/>
          <w:kern w:val="0"/>
          <w:szCs w:val="21"/>
          <w:highlight w:val="white"/>
        </w:rPr>
        <w:t>遍历bt的左子树</w:t>
      </w:r>
    </w:p>
    <w:p w14:paraId="5C418D4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PreOrder(bt-&gt;RChild);//</w:t>
      </w:r>
      <w:proofErr w:type="gramStart"/>
      <w:r>
        <w:rPr>
          <w:rFonts w:ascii="SimSun" w:eastAsia="SimSun" w:hAnsi="SimSun" w:cs="NSimSun" w:hint="eastAsia"/>
          <w:kern w:val="0"/>
          <w:szCs w:val="21"/>
          <w:highlight w:val="white"/>
        </w:rPr>
        <w:t>先序递归</w:t>
      </w:r>
      <w:proofErr w:type="gramEnd"/>
      <w:r>
        <w:rPr>
          <w:rFonts w:ascii="SimSun" w:eastAsia="SimSun" w:hAnsi="SimSun" w:cs="NSimSun" w:hint="eastAsia"/>
          <w:kern w:val="0"/>
          <w:szCs w:val="21"/>
          <w:highlight w:val="white"/>
        </w:rPr>
        <w:t>遍历bt</w:t>
      </w:r>
      <w:proofErr w:type="gramStart"/>
      <w:r>
        <w:rPr>
          <w:rFonts w:ascii="SimSun" w:eastAsia="SimSun" w:hAnsi="SimSun" w:cs="NSimSun" w:hint="eastAsia"/>
          <w:kern w:val="0"/>
          <w:szCs w:val="21"/>
          <w:highlight w:val="white"/>
        </w:rPr>
        <w:t>的右子树</w:t>
      </w:r>
      <w:proofErr w:type="gramEnd"/>
    </w:p>
    <w:p w14:paraId="59D4BCE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515F859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void InOrder(BiTree *bt)</w:t>
      </w:r>
    </w:p>
    <w:p w14:paraId="5893E67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3CFE28F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roofErr w:type="gramStart"/>
      <w:r>
        <w:rPr>
          <w:rFonts w:ascii="SimSun" w:eastAsia="SimSun" w:hAnsi="SimSun" w:cs="NSimSun" w:hint="eastAsia"/>
          <w:kern w:val="0"/>
          <w:szCs w:val="21"/>
          <w:highlight w:val="white"/>
        </w:rPr>
        <w:t>中序遍历</w:t>
      </w:r>
      <w:proofErr w:type="gramEnd"/>
      <w:r>
        <w:rPr>
          <w:rFonts w:ascii="SimSun" w:eastAsia="SimSun" w:hAnsi="SimSun" w:cs="NSimSun" w:hint="eastAsia"/>
          <w:kern w:val="0"/>
          <w:szCs w:val="21"/>
          <w:highlight w:val="white"/>
        </w:rPr>
        <w:t>二叉树</w:t>
      </w:r>
      <w:r>
        <w:rPr>
          <w:rFonts w:ascii="SimSun" w:eastAsia="SimSun" w:hAnsi="SimSun" w:cs="NSimSun"/>
          <w:kern w:val="0"/>
          <w:szCs w:val="21"/>
          <w:highlight w:val="white"/>
        </w:rPr>
        <w:t>bt</w:t>
      </w:r>
    </w:p>
    <w:p w14:paraId="7D75961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(bt == NULL)</w:t>
      </w:r>
      <w:r>
        <w:rPr>
          <w:rFonts w:ascii="SimSun" w:eastAsia="SimSun" w:hAnsi="SimSun" w:cs="NSimSun" w:hint="eastAsia"/>
          <w:kern w:val="0"/>
          <w:szCs w:val="21"/>
          <w:highlight w:val="white"/>
        </w:rPr>
        <w:t xml:space="preserve"> </w:t>
      </w:r>
    </w:p>
    <w:p w14:paraId="230BE9D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return;</w:t>
      </w:r>
      <w:r>
        <w:rPr>
          <w:rFonts w:ascii="SimSun" w:eastAsia="SimSun" w:hAnsi="SimSun" w:cs="NSimSun" w:hint="eastAsia"/>
          <w:kern w:val="0"/>
          <w:szCs w:val="21"/>
          <w:highlight w:val="white"/>
        </w:rPr>
        <w:t xml:space="preserve"> /</w:t>
      </w:r>
      <w:r>
        <w:rPr>
          <w:rFonts w:ascii="SimSun" w:eastAsia="SimSun" w:hAnsi="SimSun" w:cs="NSimSun"/>
          <w:kern w:val="0"/>
          <w:szCs w:val="21"/>
          <w:highlight w:val="white"/>
        </w:rPr>
        <w:t>/</w:t>
      </w:r>
      <w:r>
        <w:rPr>
          <w:rFonts w:ascii="SimSun" w:eastAsia="SimSun" w:hAnsi="SimSun" w:cs="NSimSun" w:hint="eastAsia"/>
          <w:kern w:val="0"/>
          <w:szCs w:val="21"/>
          <w:highlight w:val="white"/>
        </w:rPr>
        <w:t>递归调用的结束条件</w:t>
      </w:r>
    </w:p>
    <w:p w14:paraId="1B15BB5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InOrder(bt-&gt;LChild);</w:t>
      </w:r>
      <w:r>
        <w:rPr>
          <w:rFonts w:ascii="SimSun" w:eastAsia="SimSun" w:hAnsi="SimSun" w:cs="NSimSun" w:hint="eastAsia"/>
          <w:kern w:val="0"/>
          <w:szCs w:val="21"/>
          <w:highlight w:val="white"/>
        </w:rPr>
        <w:t>/</w:t>
      </w:r>
      <w:r>
        <w:rPr>
          <w:rFonts w:ascii="SimSun" w:eastAsia="SimSun" w:hAnsi="SimSun" w:cs="NSimSun"/>
          <w:kern w:val="0"/>
          <w:szCs w:val="21"/>
          <w:highlight w:val="white"/>
        </w:rPr>
        <w:t>/</w:t>
      </w:r>
      <w:proofErr w:type="gramStart"/>
      <w:r>
        <w:rPr>
          <w:rFonts w:ascii="SimSun" w:eastAsia="SimSun" w:hAnsi="SimSun" w:cs="NSimSun" w:hint="eastAsia"/>
          <w:kern w:val="0"/>
          <w:szCs w:val="21"/>
          <w:highlight w:val="white"/>
        </w:rPr>
        <w:t>中序递归</w:t>
      </w:r>
      <w:proofErr w:type="gramEnd"/>
      <w:r>
        <w:rPr>
          <w:rFonts w:ascii="SimSun" w:eastAsia="SimSun" w:hAnsi="SimSun" w:cs="NSimSun" w:hint="eastAsia"/>
          <w:kern w:val="0"/>
          <w:szCs w:val="21"/>
          <w:highlight w:val="white"/>
        </w:rPr>
        <w:t>遍历bt的左子树</w:t>
      </w:r>
    </w:p>
    <w:p w14:paraId="2BC0A5D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printf("%d ", bt-&gt;data); //</w:t>
      </w:r>
      <w:r>
        <w:rPr>
          <w:rFonts w:ascii="SimSun" w:eastAsia="SimSun" w:hAnsi="SimSun" w:cs="NSimSun" w:hint="eastAsia"/>
          <w:kern w:val="0"/>
          <w:szCs w:val="21"/>
          <w:highlight w:val="white"/>
        </w:rPr>
        <w:t>访问结点的数据域</w:t>
      </w:r>
    </w:p>
    <w:p w14:paraId="18A7DE0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InOrder(bt-&gt;RChild);</w:t>
      </w:r>
      <w:r>
        <w:rPr>
          <w:rFonts w:ascii="SimSun" w:eastAsia="SimSun" w:hAnsi="SimSun" w:cs="NSimSun" w:hint="eastAsia"/>
          <w:kern w:val="0"/>
          <w:szCs w:val="21"/>
          <w:highlight w:val="white"/>
        </w:rPr>
        <w:t xml:space="preserve"> /</w:t>
      </w:r>
      <w:r>
        <w:rPr>
          <w:rFonts w:ascii="SimSun" w:eastAsia="SimSun" w:hAnsi="SimSun" w:cs="NSimSun"/>
          <w:kern w:val="0"/>
          <w:szCs w:val="21"/>
          <w:highlight w:val="white"/>
        </w:rPr>
        <w:t>/</w:t>
      </w:r>
      <w:proofErr w:type="gramStart"/>
      <w:r>
        <w:rPr>
          <w:rFonts w:ascii="SimSun" w:eastAsia="SimSun" w:hAnsi="SimSun" w:cs="NSimSun" w:hint="eastAsia"/>
          <w:kern w:val="0"/>
          <w:szCs w:val="21"/>
          <w:highlight w:val="white"/>
        </w:rPr>
        <w:t>中序递归</w:t>
      </w:r>
      <w:proofErr w:type="gramEnd"/>
      <w:r>
        <w:rPr>
          <w:rFonts w:ascii="SimSun" w:eastAsia="SimSun" w:hAnsi="SimSun" w:cs="NSimSun" w:hint="eastAsia"/>
          <w:kern w:val="0"/>
          <w:szCs w:val="21"/>
          <w:highlight w:val="white"/>
        </w:rPr>
        <w:t>遍历bt</w:t>
      </w:r>
      <w:proofErr w:type="gramStart"/>
      <w:r>
        <w:rPr>
          <w:rFonts w:ascii="SimSun" w:eastAsia="SimSun" w:hAnsi="SimSun" w:cs="NSimSun" w:hint="eastAsia"/>
          <w:kern w:val="0"/>
          <w:szCs w:val="21"/>
          <w:highlight w:val="white"/>
        </w:rPr>
        <w:t>的右子树</w:t>
      </w:r>
      <w:proofErr w:type="gramEnd"/>
    </w:p>
    <w:p w14:paraId="7AFDD56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76F1FF2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PostOrder(BiTree *bt)</w:t>
      </w:r>
    </w:p>
    <w:p w14:paraId="3CD76B4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2F3BDF29"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r>
        <w:rPr>
          <w:rFonts w:ascii="SimSun" w:eastAsia="SimSun" w:hAnsi="SimSun" w:cs="NSimSun" w:hint="eastAsia"/>
          <w:kern w:val="0"/>
          <w:szCs w:val="21"/>
          <w:highlight w:val="white"/>
        </w:rPr>
        <w:t>后序遍历二叉树</w:t>
      </w:r>
      <w:r>
        <w:rPr>
          <w:rFonts w:ascii="SimSun" w:eastAsia="SimSun" w:hAnsi="SimSun" w:cs="NSimSun"/>
          <w:kern w:val="0"/>
          <w:szCs w:val="21"/>
          <w:highlight w:val="white"/>
        </w:rPr>
        <w:t>bt</w:t>
      </w:r>
    </w:p>
    <w:p w14:paraId="26ECE33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if (bt == NULL)</w:t>
      </w:r>
    </w:p>
    <w:p w14:paraId="68D66F9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0;</w:t>
      </w:r>
      <w:r>
        <w:rPr>
          <w:rFonts w:ascii="SimSun" w:eastAsia="SimSun" w:hAnsi="SimSun" w:cs="NSimSun" w:hint="eastAsia"/>
          <w:kern w:val="0"/>
          <w:szCs w:val="21"/>
          <w:highlight w:val="white"/>
        </w:rPr>
        <w:t xml:space="preserve"> /</w:t>
      </w:r>
      <w:r>
        <w:rPr>
          <w:rFonts w:ascii="SimSun" w:eastAsia="SimSun" w:hAnsi="SimSun" w:cs="NSimSun"/>
          <w:kern w:val="0"/>
          <w:szCs w:val="21"/>
          <w:highlight w:val="white"/>
        </w:rPr>
        <w:t>/</w:t>
      </w:r>
      <w:r>
        <w:rPr>
          <w:rFonts w:ascii="SimSun" w:eastAsia="SimSun" w:hAnsi="SimSun" w:cs="NSimSun" w:hint="eastAsia"/>
          <w:kern w:val="0"/>
          <w:szCs w:val="21"/>
          <w:highlight w:val="white"/>
        </w:rPr>
        <w:t>递归调用的结束条件</w:t>
      </w:r>
    </w:p>
    <w:p w14:paraId="05845BF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PostOrder(bt-&gt;LChild);</w:t>
      </w:r>
      <w:r>
        <w:rPr>
          <w:rFonts w:ascii="SimSun" w:eastAsia="SimSun" w:hAnsi="SimSun" w:cs="NSimSun" w:hint="eastAsia"/>
          <w:kern w:val="0"/>
          <w:szCs w:val="21"/>
          <w:highlight w:val="white"/>
        </w:rPr>
        <w:t xml:space="preserve"> /</w:t>
      </w:r>
      <w:r>
        <w:rPr>
          <w:rFonts w:ascii="SimSun" w:eastAsia="SimSun" w:hAnsi="SimSun" w:cs="NSimSun"/>
          <w:kern w:val="0"/>
          <w:szCs w:val="21"/>
          <w:highlight w:val="white"/>
        </w:rPr>
        <w:t>/</w:t>
      </w:r>
      <w:r>
        <w:rPr>
          <w:rFonts w:ascii="SimSun" w:eastAsia="SimSun" w:hAnsi="SimSun" w:cs="NSimSun" w:hint="eastAsia"/>
          <w:kern w:val="0"/>
          <w:szCs w:val="21"/>
          <w:highlight w:val="white"/>
        </w:rPr>
        <w:t>后序递归遍历bt的左子树</w:t>
      </w:r>
    </w:p>
    <w:p w14:paraId="41C9A1B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lastRenderedPageBreak/>
        <w:tab/>
        <w:t>PostOrder(bt-&gt;RChild);</w:t>
      </w:r>
      <w:r>
        <w:rPr>
          <w:rFonts w:ascii="SimSun" w:eastAsia="SimSun" w:hAnsi="SimSun" w:cs="NSimSun" w:hint="eastAsia"/>
          <w:kern w:val="0"/>
          <w:szCs w:val="21"/>
          <w:highlight w:val="white"/>
        </w:rPr>
        <w:t xml:space="preserve"> /</w:t>
      </w:r>
      <w:r>
        <w:rPr>
          <w:rFonts w:ascii="SimSun" w:eastAsia="SimSun" w:hAnsi="SimSun" w:cs="NSimSun"/>
          <w:kern w:val="0"/>
          <w:szCs w:val="21"/>
          <w:highlight w:val="white"/>
        </w:rPr>
        <w:t>/</w:t>
      </w:r>
      <w:r>
        <w:rPr>
          <w:rFonts w:ascii="SimSun" w:eastAsia="SimSun" w:hAnsi="SimSun" w:cs="NSimSun" w:hint="eastAsia"/>
          <w:kern w:val="0"/>
          <w:szCs w:val="21"/>
          <w:highlight w:val="white"/>
        </w:rPr>
        <w:t>后序递归遍历bt</w:t>
      </w:r>
      <w:proofErr w:type="gramStart"/>
      <w:r>
        <w:rPr>
          <w:rFonts w:ascii="SimSun" w:eastAsia="SimSun" w:hAnsi="SimSun" w:cs="NSimSun" w:hint="eastAsia"/>
          <w:kern w:val="0"/>
          <w:szCs w:val="21"/>
          <w:highlight w:val="white"/>
        </w:rPr>
        <w:t>的右子树</w:t>
      </w:r>
      <w:proofErr w:type="gramEnd"/>
    </w:p>
    <w:p w14:paraId="6F4EF60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printf("%d ", bt-&gt;data); //</w:t>
      </w:r>
      <w:r>
        <w:rPr>
          <w:rFonts w:ascii="SimSun" w:eastAsia="SimSun" w:hAnsi="SimSun" w:cs="NSimSun" w:hint="eastAsia"/>
          <w:kern w:val="0"/>
          <w:szCs w:val="21"/>
          <w:highlight w:val="white"/>
        </w:rPr>
        <w:t>访问结点的数据域</w:t>
      </w:r>
    </w:p>
    <w:p w14:paraId="4340412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130F74D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int main()</w:t>
      </w:r>
    </w:p>
    <w:p w14:paraId="530149F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w:t>
      </w:r>
    </w:p>
    <w:p w14:paraId="73808DD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BiTree *p;</w:t>
      </w:r>
    </w:p>
    <w:p w14:paraId="25CE082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BiTree *lbt[16] = { NULL };//</w:t>
      </w:r>
      <w:r>
        <w:rPr>
          <w:rFonts w:ascii="SimSun" w:eastAsia="SimSun" w:hAnsi="SimSun" w:cs="NSimSun" w:hint="eastAsia"/>
          <w:kern w:val="0"/>
          <w:szCs w:val="21"/>
          <w:highlight w:val="white"/>
        </w:rPr>
        <w:t>左子树指针数组</w:t>
      </w:r>
    </w:p>
    <w:p w14:paraId="6C1CCAD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BiTree *rbt[16] = { NULL };//</w:t>
      </w:r>
      <w:proofErr w:type="gramStart"/>
      <w:r>
        <w:rPr>
          <w:rFonts w:ascii="SimSun" w:eastAsia="SimSun" w:hAnsi="SimSun" w:cs="NSimSun" w:hint="eastAsia"/>
          <w:kern w:val="0"/>
          <w:szCs w:val="21"/>
          <w:highlight w:val="white"/>
        </w:rPr>
        <w:t>右子树</w:t>
      </w:r>
      <w:proofErr w:type="gramEnd"/>
      <w:r>
        <w:rPr>
          <w:rFonts w:ascii="SimSun" w:eastAsia="SimSun" w:hAnsi="SimSun" w:cs="NSimSun" w:hint="eastAsia"/>
          <w:kern w:val="0"/>
          <w:szCs w:val="21"/>
          <w:highlight w:val="white"/>
        </w:rPr>
        <w:t>指针数组</w:t>
      </w:r>
    </w:p>
    <w:p w14:paraId="279D824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p=Initiate();</w:t>
      </w:r>
    </w:p>
    <w:p w14:paraId="609C9DC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max = 15;//</w:t>
      </w:r>
      <w:r>
        <w:rPr>
          <w:rFonts w:ascii="SimSun" w:eastAsia="SimSun" w:hAnsi="SimSun" w:cs="NSimSun" w:hint="eastAsia"/>
          <w:kern w:val="0"/>
          <w:szCs w:val="21"/>
          <w:highlight w:val="white"/>
        </w:rPr>
        <w:t>满足</w:t>
      </w:r>
      <w:r>
        <w:rPr>
          <w:rFonts w:ascii="SimSun" w:eastAsia="SimSun" w:hAnsi="SimSun" w:cs="NSimSun"/>
          <w:kern w:val="0"/>
          <w:szCs w:val="21"/>
          <w:highlight w:val="white"/>
        </w:rPr>
        <w:t>max=2max+1</w:t>
      </w:r>
    </w:p>
    <w:p w14:paraId="735F063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BiTree *q[16]; //</w:t>
      </w:r>
      <w:r>
        <w:rPr>
          <w:rFonts w:ascii="SimSun" w:eastAsia="SimSun" w:hAnsi="SimSun" w:cs="NSimSun" w:hint="eastAsia"/>
          <w:kern w:val="0"/>
          <w:szCs w:val="21"/>
          <w:highlight w:val="white"/>
        </w:rPr>
        <w:t>头结点指针数组</w:t>
      </w:r>
    </w:p>
    <w:p w14:paraId="1F7F053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i = max;</w:t>
      </w:r>
    </w:p>
    <w:p w14:paraId="66F6D0BC"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int a, b;</w:t>
      </w:r>
    </w:p>
    <w:p w14:paraId="25B2B56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for (; i &gt;=3;i=i-2)//</w:t>
      </w:r>
      <w:r>
        <w:rPr>
          <w:rFonts w:ascii="SimSun" w:eastAsia="SimSun" w:hAnsi="SimSun" w:cs="NSimSun" w:hint="eastAsia"/>
          <w:kern w:val="0"/>
          <w:szCs w:val="21"/>
          <w:highlight w:val="white"/>
        </w:rPr>
        <w:t>循环建立特定二叉树</w:t>
      </w:r>
    </w:p>
    <w:p w14:paraId="53E5387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1BB3C1C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a = i - 1;</w:t>
      </w:r>
    </w:p>
    <w:p w14:paraId="5A1D26D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b = i;</w:t>
      </w:r>
    </w:p>
    <w:p w14:paraId="2B67C72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if (i&gt;=max/2)</w:t>
      </w:r>
    </w:p>
    <w:p w14:paraId="474FA36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553C221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q[a] = Create(a, lbt[a], rbt[a]);</w:t>
      </w:r>
    </w:p>
    <w:p w14:paraId="7EF3F83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r>
      <w:r>
        <w:rPr>
          <w:rFonts w:ascii="SimSun" w:eastAsia="SimSun" w:hAnsi="SimSun" w:cs="NSimSun"/>
          <w:kern w:val="0"/>
          <w:szCs w:val="21"/>
          <w:highlight w:val="white"/>
        </w:rPr>
        <w:tab/>
        <w:t>q[b] = Create(b, lbt[b], rbt[b]);</w:t>
      </w:r>
    </w:p>
    <w:p w14:paraId="70860A21"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w:t>
      </w:r>
    </w:p>
    <w:p w14:paraId="613F7E0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r>
      <w:r>
        <w:rPr>
          <w:rFonts w:ascii="SimSun" w:eastAsia="SimSun" w:hAnsi="SimSun" w:cs="NSimSun"/>
          <w:kern w:val="0"/>
          <w:szCs w:val="21"/>
          <w:highlight w:val="white"/>
        </w:rPr>
        <w:tab/>
        <w:t>q[i/2] = Create((i/2), q[a], q[b]);</w:t>
      </w:r>
    </w:p>
    <w:p w14:paraId="5BD213D4"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w:t>
      </w:r>
    </w:p>
    <w:p w14:paraId="254F8495"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 = q[1];</w:t>
      </w:r>
    </w:p>
    <w:p w14:paraId="769E166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proofErr w:type="gramStart"/>
      <w:r>
        <w:rPr>
          <w:rFonts w:ascii="SimSun" w:eastAsia="SimSun" w:hAnsi="SimSun" w:cs="NSimSun" w:hint="eastAsia"/>
          <w:kern w:val="0"/>
          <w:szCs w:val="21"/>
          <w:highlight w:val="white"/>
        </w:rPr>
        <w:t>先序遍历</w:t>
      </w:r>
      <w:proofErr w:type="gramEnd"/>
      <w:r>
        <w:rPr>
          <w:rFonts w:ascii="SimSun" w:eastAsia="SimSun" w:hAnsi="SimSun" w:cs="NSimSun" w:hint="eastAsia"/>
          <w:kern w:val="0"/>
          <w:szCs w:val="21"/>
          <w:highlight w:val="white"/>
        </w:rPr>
        <w:t>：</w:t>
      </w:r>
      <w:r>
        <w:rPr>
          <w:rFonts w:ascii="SimSun" w:eastAsia="SimSun" w:hAnsi="SimSun" w:cs="NSimSun"/>
          <w:kern w:val="0"/>
          <w:szCs w:val="21"/>
          <w:highlight w:val="white"/>
        </w:rPr>
        <w:t>\n");</w:t>
      </w:r>
    </w:p>
    <w:p w14:paraId="29CF4CA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PreOrder(p);</w:t>
      </w:r>
    </w:p>
    <w:p w14:paraId="10BD9D6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printf("\n");</w:t>
      </w:r>
    </w:p>
    <w:p w14:paraId="554D663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proofErr w:type="gramStart"/>
      <w:r>
        <w:rPr>
          <w:rFonts w:ascii="SimSun" w:eastAsia="SimSun" w:hAnsi="SimSun" w:cs="NSimSun" w:hint="eastAsia"/>
          <w:kern w:val="0"/>
          <w:szCs w:val="21"/>
          <w:highlight w:val="white"/>
        </w:rPr>
        <w:t>中序遍历</w:t>
      </w:r>
      <w:proofErr w:type="gramEnd"/>
      <w:r>
        <w:rPr>
          <w:rFonts w:ascii="SimSun" w:eastAsia="SimSun" w:hAnsi="SimSun" w:cs="NSimSun" w:hint="eastAsia"/>
          <w:kern w:val="0"/>
          <w:szCs w:val="21"/>
          <w:highlight w:val="white"/>
        </w:rPr>
        <w:t>：</w:t>
      </w:r>
      <w:r>
        <w:rPr>
          <w:rFonts w:ascii="SimSun" w:eastAsia="SimSun" w:hAnsi="SimSun" w:cs="NSimSun"/>
          <w:kern w:val="0"/>
          <w:szCs w:val="21"/>
          <w:highlight w:val="white"/>
        </w:rPr>
        <w:t>\n");</w:t>
      </w:r>
    </w:p>
    <w:p w14:paraId="1557435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InOrder(p);</w:t>
      </w:r>
    </w:p>
    <w:p w14:paraId="4FBF480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printf("\n");</w:t>
      </w:r>
    </w:p>
    <w:p w14:paraId="783A41AD"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w:t>
      </w:r>
      <w:r>
        <w:rPr>
          <w:rFonts w:ascii="SimSun" w:eastAsia="SimSun" w:hAnsi="SimSun" w:cs="NSimSun" w:hint="eastAsia"/>
          <w:kern w:val="0"/>
          <w:szCs w:val="21"/>
          <w:highlight w:val="white"/>
        </w:rPr>
        <w:t>后序遍历：</w:t>
      </w:r>
      <w:r>
        <w:rPr>
          <w:rFonts w:ascii="SimSun" w:eastAsia="SimSun" w:hAnsi="SimSun" w:cs="NSimSun"/>
          <w:kern w:val="0"/>
          <w:szCs w:val="21"/>
          <w:highlight w:val="white"/>
        </w:rPr>
        <w:t>\n");</w:t>
      </w:r>
    </w:p>
    <w:p w14:paraId="6DF67897"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PostOrder(p);</w:t>
      </w:r>
    </w:p>
    <w:p w14:paraId="237D24AE"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printf("\n");</w:t>
      </w:r>
    </w:p>
    <w:p w14:paraId="12F4E960"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kern w:val="0"/>
          <w:szCs w:val="21"/>
          <w:highlight w:val="white"/>
        </w:rPr>
        <w:tab/>
        <w:t>return 1;}</w:t>
      </w:r>
    </w:p>
    <w:p w14:paraId="58A9CA4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lastRenderedPageBreak/>
        <w:t>5.实验的收获：</w:t>
      </w:r>
    </w:p>
    <w:p w14:paraId="04C143A3"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实验中遇到的问题是main函数中，通过循环建立特定二叉树时，该二叉树的头结点指针p最终并非先前调用“</w:t>
      </w:r>
      <w:r>
        <w:rPr>
          <w:rFonts w:ascii="SimSun" w:eastAsia="SimSun" w:hAnsi="SimSun" w:cs="NSimSun"/>
          <w:kern w:val="0"/>
          <w:szCs w:val="21"/>
          <w:highlight w:val="white"/>
        </w:rPr>
        <w:t>p=Initiate();//</w:t>
      </w:r>
      <w:r>
        <w:rPr>
          <w:rFonts w:ascii="SimSun" w:eastAsia="SimSun" w:hAnsi="SimSun" w:cs="NSimSun" w:hint="eastAsia"/>
          <w:kern w:val="0"/>
          <w:szCs w:val="21"/>
          <w:highlight w:val="white"/>
        </w:rPr>
        <w:t>初始化建立二叉树的头结点”所获得的地址，而是数据为1</w:t>
      </w:r>
      <w:r>
        <w:rPr>
          <w:rFonts w:ascii="SimSun" w:eastAsia="SimSun" w:hAnsi="SimSun" w:cs="NSimSun"/>
          <w:kern w:val="0"/>
          <w:szCs w:val="21"/>
          <w:highlight w:val="white"/>
        </w:rPr>
        <w:t xml:space="preserve"> </w:t>
      </w:r>
      <w:r>
        <w:rPr>
          <w:rFonts w:ascii="SimSun" w:eastAsia="SimSun" w:hAnsi="SimSun" w:cs="NSimSun" w:hint="eastAsia"/>
          <w:kern w:val="0"/>
          <w:szCs w:val="21"/>
          <w:highlight w:val="white"/>
        </w:rPr>
        <w:t>的一个新指针；但又发现，头结点的改变并不会导致程序运行失败，并且我和其他同学交流的时候，他们也反映实际上用不到“</w:t>
      </w:r>
      <w:r>
        <w:rPr>
          <w:rFonts w:ascii="SimSun" w:eastAsia="SimSun" w:hAnsi="SimSun" w:cs="NSimSun"/>
          <w:kern w:val="0"/>
          <w:szCs w:val="21"/>
          <w:highlight w:val="white"/>
        </w:rPr>
        <w:t>Initiate()//</w:t>
      </w:r>
      <w:r>
        <w:rPr>
          <w:rFonts w:ascii="SimSun" w:eastAsia="SimSun" w:hAnsi="SimSun" w:cs="NSimSun" w:hint="eastAsia"/>
          <w:kern w:val="0"/>
          <w:szCs w:val="21"/>
          <w:highlight w:val="white"/>
        </w:rPr>
        <w:t>建立一棵空二叉树”这个函数。</w:t>
      </w:r>
    </w:p>
    <w:p w14:paraId="054C68C9" w14:textId="77777777" w:rsidR="00026995" w:rsidRDefault="00000000">
      <w:pPr>
        <w:autoSpaceDE w:val="0"/>
        <w:autoSpaceDN w:val="0"/>
        <w:adjustRightInd w:val="0"/>
        <w:spacing w:line="300" w:lineRule="auto"/>
        <w:jc w:val="left"/>
        <w:rPr>
          <w:rFonts w:ascii="SimSun" w:eastAsia="SimSun" w:hAnsi="SimSun" w:cs="NSimSun"/>
          <w:b/>
          <w:bCs/>
          <w:kern w:val="0"/>
          <w:sz w:val="28"/>
          <w:szCs w:val="28"/>
          <w:highlight w:val="white"/>
        </w:rPr>
      </w:pPr>
      <w:r>
        <w:rPr>
          <w:rFonts w:ascii="SimSun" w:eastAsia="SimSun" w:hAnsi="SimSun" w:cs="NSimSun" w:hint="eastAsia"/>
          <w:b/>
          <w:bCs/>
          <w:kern w:val="0"/>
          <w:sz w:val="28"/>
          <w:szCs w:val="28"/>
          <w:highlight w:val="white"/>
        </w:rPr>
        <w:t>实验八</w:t>
      </w:r>
    </w:p>
    <w:p w14:paraId="5F5C8CB5" w14:textId="77777777" w:rsidR="00026995" w:rsidRDefault="00000000">
      <w:pPr>
        <w:autoSpaceDE w:val="0"/>
        <w:autoSpaceDN w:val="0"/>
        <w:adjustRightInd w:val="0"/>
        <w:spacing w:line="300" w:lineRule="auto"/>
        <w:jc w:val="left"/>
        <w:rPr>
          <w:ins w:id="16" w:author="1285231110@qq.com" w:date="2020-11-13T14:34:00Z"/>
          <w:rFonts w:ascii="SimSun" w:eastAsia="SimSun" w:hAnsi="SimSun" w:cs="NSimSun"/>
          <w:kern w:val="0"/>
          <w:szCs w:val="21"/>
          <w:highlight w:val="white"/>
        </w:rPr>
      </w:pPr>
      <w:r>
        <w:rPr>
          <w:rFonts w:ascii="SimSun" w:eastAsia="SimSun" w:hAnsi="SimSun" w:cs="NSimSun" w:hint="eastAsia"/>
          <w:kern w:val="0"/>
          <w:szCs w:val="21"/>
          <w:highlight w:val="white"/>
        </w:rPr>
        <w:t>1.对象、目的和要求</w:t>
      </w:r>
    </w:p>
    <w:p w14:paraId="7C8EE39A"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proofErr w:type="gramStart"/>
      <w:r>
        <w:rPr>
          <w:rFonts w:ascii="SimSun" w:eastAsia="SimSun" w:hAnsi="SimSun" w:cs="NSimSun" w:hint="eastAsia"/>
          <w:kern w:val="0"/>
          <w:szCs w:val="21"/>
          <w:highlight w:val="white"/>
        </w:rPr>
        <w:t>以</w:t>
      </w:r>
      <w:r>
        <w:rPr>
          <w:rFonts w:ascii="SimSun" w:eastAsia="SimSun" w:hAnsi="SimSun" w:cs="NSimSun"/>
          <w:kern w:val="0"/>
          <w:szCs w:val="21"/>
          <w:highlight w:val="white"/>
        </w:rPr>
        <w:t>二叉排序</w:t>
      </w:r>
      <w:proofErr w:type="gramEnd"/>
      <w:r>
        <w:rPr>
          <w:rFonts w:ascii="SimSun" w:eastAsia="SimSun" w:hAnsi="SimSun" w:cs="NSimSun"/>
          <w:kern w:val="0"/>
          <w:szCs w:val="21"/>
          <w:highlight w:val="white"/>
        </w:rPr>
        <w:t>树</w:t>
      </w:r>
      <w:r>
        <w:rPr>
          <w:rFonts w:ascii="SimSun" w:eastAsia="SimSun" w:hAnsi="SimSun" w:cs="NSimSun" w:hint="eastAsia"/>
          <w:kern w:val="0"/>
          <w:szCs w:val="21"/>
          <w:highlight w:val="white"/>
        </w:rPr>
        <w:t>为对象，进行</w:t>
      </w:r>
      <w:r>
        <w:rPr>
          <w:rFonts w:ascii="SimSun" w:eastAsia="SimSun" w:hAnsi="SimSun"/>
          <w:szCs w:val="21"/>
        </w:rPr>
        <w:t>创建和输出。</w:t>
      </w:r>
    </w:p>
    <w:p w14:paraId="10BE81B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2.函数流程图</w:t>
      </w:r>
    </w:p>
    <w:p w14:paraId="7782D2D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noProof/>
        </w:rPr>
        <w:drawing>
          <wp:inline distT="0" distB="0" distL="0" distR="0" wp14:anchorId="10EC0AF9" wp14:editId="4A6DA09D">
            <wp:extent cx="4694555" cy="27705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4">
                      <a:extLst>
                        <a:ext uri="{28A0092B-C50C-407E-A947-70E740481C1C}">
                          <a14:useLocalDpi xmlns:a14="http://schemas.microsoft.com/office/drawing/2010/main" val="0"/>
                        </a:ext>
                      </a:extLst>
                    </a:blip>
                    <a:srcRect t="1" b="61198"/>
                    <a:stretch>
                      <a:fillRect/>
                    </a:stretch>
                  </pic:blipFill>
                  <pic:spPr>
                    <a:xfrm>
                      <a:off x="0" y="0"/>
                      <a:ext cx="4779265" cy="2820504"/>
                    </a:xfrm>
                    <a:prstGeom prst="rect">
                      <a:avLst/>
                    </a:prstGeom>
                    <a:noFill/>
                    <a:ln>
                      <a:noFill/>
                    </a:ln>
                  </pic:spPr>
                </pic:pic>
              </a:graphicData>
            </a:graphic>
          </wp:inline>
        </w:drawing>
      </w:r>
    </w:p>
    <w:p w14:paraId="70DF9D5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noProof/>
        </w:rPr>
        <w:drawing>
          <wp:inline distT="0" distB="0" distL="0" distR="0" wp14:anchorId="6AB77CAD" wp14:editId="1C36EA4B">
            <wp:extent cx="4752975" cy="3604895"/>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5">
                      <a:extLst>
                        <a:ext uri="{28A0092B-C50C-407E-A947-70E740481C1C}">
                          <a14:useLocalDpi xmlns:a14="http://schemas.microsoft.com/office/drawing/2010/main" val="0"/>
                        </a:ext>
                      </a:extLst>
                    </a:blip>
                    <a:srcRect l="-2659" t="48810"/>
                    <a:stretch>
                      <a:fillRect/>
                    </a:stretch>
                  </pic:blipFill>
                  <pic:spPr>
                    <a:xfrm>
                      <a:off x="0" y="0"/>
                      <a:ext cx="4798155" cy="3638983"/>
                    </a:xfrm>
                    <a:prstGeom prst="rect">
                      <a:avLst/>
                    </a:prstGeom>
                    <a:noFill/>
                    <a:ln>
                      <a:noFill/>
                    </a:ln>
                  </pic:spPr>
                </pic:pic>
              </a:graphicData>
            </a:graphic>
          </wp:inline>
        </w:drawing>
      </w:r>
    </w:p>
    <w:p w14:paraId="4DA493AF"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lastRenderedPageBreak/>
        <w:t>3.程序的数据输入要求、测试数据与运行结果</w:t>
      </w:r>
    </w:p>
    <w:p w14:paraId="3DC2828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数据输入：无数据输入</w:t>
      </w:r>
    </w:p>
    <w:p w14:paraId="6A157836"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测试数据：</w:t>
      </w:r>
      <w:r>
        <w:rPr>
          <w:rFonts w:ascii="SimSun" w:eastAsia="SimSun" w:hAnsi="SimSun"/>
          <w:szCs w:val="21"/>
        </w:rPr>
        <w:t>a[10] = { 62, 88, 58, 47, 35, 73, 51, 99, 37, 93 };</w:t>
      </w:r>
      <w:r>
        <w:rPr>
          <w:rFonts w:ascii="SimSun" w:eastAsia="SimSun" w:hAnsi="SimSun" w:cs="NSimSun" w:hint="eastAsia"/>
          <w:kern w:val="0"/>
          <w:szCs w:val="21"/>
          <w:highlight w:val="white"/>
        </w:rPr>
        <w:t>程序将其比较、排序，建立成</w:t>
      </w:r>
      <w:proofErr w:type="gramStart"/>
      <w:r>
        <w:rPr>
          <w:rFonts w:ascii="SimSun" w:eastAsia="SimSun" w:hAnsi="SimSun" w:cs="NSimSun" w:hint="eastAsia"/>
          <w:kern w:val="0"/>
          <w:szCs w:val="21"/>
          <w:highlight w:val="white"/>
        </w:rPr>
        <w:t>一个</w:t>
      </w:r>
      <w:r>
        <w:rPr>
          <w:rFonts w:ascii="SimSun" w:eastAsia="SimSun" w:hAnsi="SimSun" w:cs="NSimSun"/>
          <w:kern w:val="0"/>
          <w:szCs w:val="21"/>
          <w:highlight w:val="white"/>
        </w:rPr>
        <w:t>二叉排序</w:t>
      </w:r>
      <w:proofErr w:type="gramEnd"/>
      <w:r>
        <w:rPr>
          <w:rFonts w:ascii="SimSun" w:eastAsia="SimSun" w:hAnsi="SimSun" w:cs="NSimSun"/>
          <w:kern w:val="0"/>
          <w:szCs w:val="21"/>
          <w:highlight w:val="white"/>
        </w:rPr>
        <w:t>树</w:t>
      </w:r>
    </w:p>
    <w:p w14:paraId="54B1984B"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运行结果：成功</w:t>
      </w:r>
    </w:p>
    <w:p w14:paraId="3C2C4592"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noProof/>
          <w:kern w:val="0"/>
          <w:szCs w:val="21"/>
          <w:highlight w:val="white"/>
        </w:rPr>
        <w:drawing>
          <wp:inline distT="0" distB="0" distL="0" distR="0" wp14:anchorId="01C6F2E0" wp14:editId="4860349F">
            <wp:extent cx="2971800" cy="1123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2971800" cy="1123950"/>
                    </a:xfrm>
                    <a:prstGeom prst="rect">
                      <a:avLst/>
                    </a:prstGeom>
                  </pic:spPr>
                </pic:pic>
              </a:graphicData>
            </a:graphic>
          </wp:inline>
        </w:drawing>
      </w:r>
    </w:p>
    <w:p w14:paraId="0975C118" w14:textId="77777777" w:rsidR="00026995" w:rsidRDefault="00000000">
      <w:pPr>
        <w:autoSpaceDE w:val="0"/>
        <w:autoSpaceDN w:val="0"/>
        <w:adjustRightInd w:val="0"/>
        <w:spacing w:line="300" w:lineRule="auto"/>
        <w:jc w:val="left"/>
        <w:rPr>
          <w:rFonts w:ascii="SimSun" w:eastAsia="SimSun" w:hAnsi="SimSun" w:cs="NSimSun"/>
          <w:kern w:val="0"/>
          <w:szCs w:val="21"/>
          <w:highlight w:val="white"/>
        </w:rPr>
      </w:pPr>
      <w:r>
        <w:rPr>
          <w:rFonts w:ascii="SimSun" w:eastAsia="SimSun" w:hAnsi="SimSun" w:cs="NSimSun" w:hint="eastAsia"/>
          <w:kern w:val="0"/>
          <w:szCs w:val="21"/>
          <w:highlight w:val="white"/>
        </w:rPr>
        <w:t>4</w:t>
      </w:r>
      <w:r>
        <w:rPr>
          <w:rFonts w:ascii="SimSun" w:eastAsia="SimSun" w:hAnsi="SimSun" w:cs="NSimSun"/>
          <w:kern w:val="0"/>
          <w:szCs w:val="21"/>
          <w:highlight w:val="white"/>
        </w:rPr>
        <w:t>.带有注释的源程序</w:t>
      </w:r>
    </w:p>
    <w:p w14:paraId="057D5B09" w14:textId="77777777" w:rsidR="00026995" w:rsidRDefault="00000000">
      <w:pPr>
        <w:autoSpaceDE w:val="0"/>
        <w:autoSpaceDN w:val="0"/>
        <w:adjustRightInd w:val="0"/>
        <w:spacing w:line="300" w:lineRule="auto"/>
        <w:jc w:val="left"/>
        <w:rPr>
          <w:rFonts w:ascii="SimSun" w:eastAsia="SimSun" w:hAnsi="SimSun"/>
          <w:szCs w:val="21"/>
        </w:rPr>
      </w:pPr>
      <w:r>
        <w:rPr>
          <w:rFonts w:ascii="SimSun" w:eastAsia="SimSun" w:hAnsi="SimSun" w:cs="NSimSun"/>
          <w:kern w:val="0"/>
          <w:szCs w:val="21"/>
          <w:highlight w:val="white"/>
        </w:rPr>
        <w:t>//实验八：</w:t>
      </w:r>
      <w:proofErr w:type="gramStart"/>
      <w:r>
        <w:rPr>
          <w:rFonts w:ascii="SimSun" w:eastAsia="SimSun" w:hAnsi="SimSun" w:cs="NSimSun"/>
          <w:kern w:val="0"/>
          <w:szCs w:val="21"/>
          <w:highlight w:val="white"/>
        </w:rPr>
        <w:t>二叉排序</w:t>
      </w:r>
      <w:proofErr w:type="gramEnd"/>
      <w:r>
        <w:rPr>
          <w:rFonts w:ascii="SimSun" w:eastAsia="SimSun" w:hAnsi="SimSun" w:cs="NSimSun"/>
          <w:kern w:val="0"/>
          <w:szCs w:val="21"/>
          <w:highlight w:val="white"/>
        </w:rPr>
        <w:t>树</w:t>
      </w:r>
      <w:r>
        <w:rPr>
          <w:rFonts w:ascii="SimSun" w:eastAsia="SimSun" w:hAnsi="SimSun"/>
          <w:szCs w:val="21"/>
        </w:rPr>
        <w:t>的创建和输出。</w:t>
      </w:r>
    </w:p>
    <w:p w14:paraId="351A2D48" w14:textId="77777777" w:rsidR="00026995" w:rsidRDefault="00000000">
      <w:pPr>
        <w:spacing w:line="300" w:lineRule="auto"/>
        <w:rPr>
          <w:rFonts w:ascii="SimSun" w:eastAsia="SimSun" w:hAnsi="SimSun"/>
          <w:szCs w:val="21"/>
        </w:rPr>
      </w:pPr>
      <w:r>
        <w:rPr>
          <w:rFonts w:ascii="SimSun" w:eastAsia="SimSun" w:hAnsi="SimSun"/>
          <w:szCs w:val="21"/>
        </w:rPr>
        <w:t>#include&lt;stdio.h&gt;</w:t>
      </w:r>
    </w:p>
    <w:p w14:paraId="4847E1CC" w14:textId="77777777" w:rsidR="00026995" w:rsidRDefault="00000000">
      <w:pPr>
        <w:spacing w:line="300" w:lineRule="auto"/>
        <w:rPr>
          <w:rFonts w:ascii="SimSun" w:eastAsia="SimSun" w:hAnsi="SimSun"/>
          <w:szCs w:val="21"/>
        </w:rPr>
      </w:pPr>
      <w:r>
        <w:rPr>
          <w:rFonts w:ascii="SimSun" w:eastAsia="SimSun" w:hAnsi="SimSun"/>
          <w:szCs w:val="21"/>
        </w:rPr>
        <w:t>#include&lt;malloc.h&gt;</w:t>
      </w:r>
    </w:p>
    <w:p w14:paraId="08AE2342" w14:textId="77777777" w:rsidR="00026995" w:rsidRDefault="00000000">
      <w:pPr>
        <w:spacing w:line="300" w:lineRule="auto"/>
        <w:rPr>
          <w:rFonts w:ascii="SimSun" w:eastAsia="SimSun" w:hAnsi="SimSun"/>
          <w:szCs w:val="21"/>
        </w:rPr>
      </w:pPr>
      <w:r>
        <w:rPr>
          <w:rFonts w:ascii="SimSun" w:eastAsia="SimSun" w:hAnsi="SimSun"/>
          <w:szCs w:val="21"/>
        </w:rPr>
        <w:t>typedef int elemtype;</w:t>
      </w:r>
    </w:p>
    <w:p w14:paraId="1B8B4DC8" w14:textId="77777777" w:rsidR="00026995" w:rsidRDefault="00000000">
      <w:pPr>
        <w:spacing w:line="300" w:lineRule="auto"/>
        <w:rPr>
          <w:rFonts w:ascii="SimSun" w:eastAsia="SimSun" w:hAnsi="SimSun"/>
          <w:szCs w:val="21"/>
        </w:rPr>
      </w:pPr>
      <w:r>
        <w:rPr>
          <w:rFonts w:ascii="SimSun" w:eastAsia="SimSun" w:hAnsi="SimSun"/>
          <w:szCs w:val="21"/>
        </w:rPr>
        <w:t>typedef struct btnode</w:t>
      </w:r>
    </w:p>
    <w:p w14:paraId="4A33AAFA" w14:textId="77777777" w:rsidR="00026995" w:rsidRDefault="00000000">
      <w:pPr>
        <w:spacing w:line="300" w:lineRule="auto"/>
        <w:rPr>
          <w:rFonts w:ascii="SimSun" w:eastAsia="SimSun" w:hAnsi="SimSun"/>
          <w:szCs w:val="21"/>
        </w:rPr>
      </w:pPr>
      <w:r>
        <w:rPr>
          <w:rFonts w:ascii="SimSun" w:eastAsia="SimSun" w:hAnsi="SimSun"/>
          <w:szCs w:val="21"/>
        </w:rPr>
        <w:t>{</w:t>
      </w:r>
    </w:p>
    <w:p w14:paraId="3B3310F0" w14:textId="77777777" w:rsidR="00026995" w:rsidRDefault="00000000">
      <w:pPr>
        <w:spacing w:line="300" w:lineRule="auto"/>
        <w:rPr>
          <w:rFonts w:ascii="SimSun" w:eastAsia="SimSun" w:hAnsi="SimSun"/>
          <w:szCs w:val="21"/>
        </w:rPr>
      </w:pPr>
      <w:r>
        <w:rPr>
          <w:rFonts w:ascii="SimSun" w:eastAsia="SimSun" w:hAnsi="SimSun"/>
          <w:szCs w:val="21"/>
        </w:rPr>
        <w:tab/>
        <w:t>elemtype data;//关键字域</w:t>
      </w:r>
    </w:p>
    <w:p w14:paraId="311D920B" w14:textId="77777777" w:rsidR="00026995" w:rsidRDefault="00000000">
      <w:pPr>
        <w:spacing w:line="300" w:lineRule="auto"/>
        <w:rPr>
          <w:rFonts w:ascii="SimSun" w:eastAsia="SimSun" w:hAnsi="SimSun"/>
          <w:szCs w:val="21"/>
        </w:rPr>
      </w:pPr>
      <w:r>
        <w:rPr>
          <w:rFonts w:ascii="SimSun" w:eastAsia="SimSun" w:hAnsi="SimSun"/>
          <w:szCs w:val="21"/>
        </w:rPr>
        <w:tab/>
        <w:t>struct btnode *lchild, *rchild;</w:t>
      </w:r>
    </w:p>
    <w:p w14:paraId="56787514" w14:textId="77777777" w:rsidR="00026995" w:rsidRDefault="00000000">
      <w:pPr>
        <w:spacing w:line="300" w:lineRule="auto"/>
        <w:rPr>
          <w:rFonts w:ascii="SimSun" w:eastAsia="SimSun" w:hAnsi="SimSun"/>
          <w:szCs w:val="21"/>
        </w:rPr>
      </w:pPr>
      <w:r>
        <w:rPr>
          <w:rFonts w:ascii="SimSun" w:eastAsia="SimSun" w:hAnsi="SimSun"/>
          <w:szCs w:val="21"/>
        </w:rPr>
        <w:t>}btnode, *bitree;</w:t>
      </w:r>
    </w:p>
    <w:p w14:paraId="66306C3C" w14:textId="77777777" w:rsidR="00026995" w:rsidRDefault="00000000">
      <w:pPr>
        <w:spacing w:line="300" w:lineRule="auto"/>
        <w:rPr>
          <w:rFonts w:ascii="SimSun" w:eastAsia="SimSun" w:hAnsi="SimSun"/>
          <w:szCs w:val="21"/>
        </w:rPr>
      </w:pPr>
      <w:r>
        <w:rPr>
          <w:rFonts w:ascii="SimSun" w:eastAsia="SimSun" w:hAnsi="SimSun"/>
          <w:szCs w:val="21"/>
        </w:rPr>
        <w:t>int searchBST(bitree t, elemtype key, bitree f, bitree *p)</w:t>
      </w:r>
    </w:p>
    <w:p w14:paraId="6AB5302E" w14:textId="77777777" w:rsidR="00026995" w:rsidRDefault="00000000">
      <w:pPr>
        <w:spacing w:line="300" w:lineRule="auto"/>
        <w:rPr>
          <w:rFonts w:ascii="SimSun" w:eastAsia="SimSun" w:hAnsi="SimSun"/>
          <w:szCs w:val="21"/>
        </w:rPr>
      </w:pPr>
      <w:r>
        <w:rPr>
          <w:rFonts w:ascii="SimSun" w:eastAsia="SimSun" w:hAnsi="SimSun"/>
          <w:szCs w:val="21"/>
        </w:rPr>
        <w:t>//递归</w:t>
      </w:r>
      <w:proofErr w:type="gramStart"/>
      <w:r>
        <w:rPr>
          <w:rFonts w:ascii="SimSun" w:eastAsia="SimSun" w:hAnsi="SimSun"/>
          <w:szCs w:val="21"/>
        </w:rPr>
        <w:t>查找二叉排序</w:t>
      </w:r>
      <w:proofErr w:type="gramEnd"/>
      <w:r>
        <w:rPr>
          <w:rFonts w:ascii="SimSun" w:eastAsia="SimSun" w:hAnsi="SimSun"/>
          <w:szCs w:val="21"/>
        </w:rPr>
        <w:t>树t是否存在key，指针f指向t的双亲，其初始</w:t>
      </w:r>
      <w:proofErr w:type="gramStart"/>
      <w:r>
        <w:rPr>
          <w:rFonts w:ascii="SimSun" w:eastAsia="SimSun" w:hAnsi="SimSun"/>
          <w:szCs w:val="21"/>
        </w:rPr>
        <w:t>调用值</w:t>
      </w:r>
      <w:proofErr w:type="gramEnd"/>
      <w:r>
        <w:rPr>
          <w:rFonts w:ascii="SimSun" w:eastAsia="SimSun" w:hAnsi="SimSun"/>
          <w:szCs w:val="21"/>
        </w:rPr>
        <w:t>为NULL，若查找成功,则指针p指向该数据元素结点并返回1，否则指针p指向查找路径上访问的最后一个结点并返回0</w:t>
      </w:r>
    </w:p>
    <w:p w14:paraId="4406549D" w14:textId="77777777" w:rsidR="00026995" w:rsidRDefault="00000000">
      <w:pPr>
        <w:spacing w:line="300" w:lineRule="auto"/>
        <w:rPr>
          <w:rFonts w:ascii="SimSun" w:eastAsia="SimSun" w:hAnsi="SimSun"/>
          <w:szCs w:val="21"/>
        </w:rPr>
      </w:pPr>
      <w:r>
        <w:rPr>
          <w:rFonts w:ascii="SimSun" w:eastAsia="SimSun" w:hAnsi="SimSun"/>
          <w:szCs w:val="21"/>
        </w:rPr>
        <w:t>{</w:t>
      </w:r>
    </w:p>
    <w:p w14:paraId="41E8E732" w14:textId="77777777" w:rsidR="00026995" w:rsidRDefault="00000000">
      <w:pPr>
        <w:spacing w:line="300" w:lineRule="auto"/>
        <w:rPr>
          <w:rFonts w:ascii="SimSun" w:eastAsia="SimSun" w:hAnsi="SimSun"/>
          <w:szCs w:val="21"/>
        </w:rPr>
      </w:pPr>
      <w:r>
        <w:rPr>
          <w:rFonts w:ascii="SimSun" w:eastAsia="SimSun" w:hAnsi="SimSun"/>
          <w:szCs w:val="21"/>
        </w:rPr>
        <w:tab/>
        <w:t>if (!t)</w:t>
      </w:r>
    </w:p>
    <w:p w14:paraId="1EFA530A" w14:textId="77777777" w:rsidR="00026995" w:rsidRDefault="00000000">
      <w:pPr>
        <w:spacing w:line="300" w:lineRule="auto"/>
        <w:ind w:firstLineChars="200" w:firstLine="420"/>
        <w:rPr>
          <w:rFonts w:ascii="SimSun" w:eastAsia="SimSun" w:hAnsi="SimSun"/>
          <w:szCs w:val="21"/>
        </w:rPr>
      </w:pPr>
      <w:r>
        <w:rPr>
          <w:rFonts w:ascii="SimSun" w:eastAsia="SimSun" w:hAnsi="SimSun"/>
          <w:szCs w:val="21"/>
        </w:rPr>
        <w:t xml:space="preserve">{   *p = f; </w:t>
      </w:r>
    </w:p>
    <w:p w14:paraId="0450735D" w14:textId="77777777" w:rsidR="00026995" w:rsidRDefault="00000000">
      <w:pPr>
        <w:spacing w:line="300" w:lineRule="auto"/>
        <w:ind w:firstLineChars="400" w:firstLine="840"/>
        <w:rPr>
          <w:rFonts w:ascii="SimSun" w:eastAsia="SimSun" w:hAnsi="SimSun"/>
          <w:szCs w:val="21"/>
        </w:rPr>
      </w:pPr>
      <w:r>
        <w:rPr>
          <w:rFonts w:ascii="SimSun" w:eastAsia="SimSun" w:hAnsi="SimSun"/>
          <w:szCs w:val="21"/>
        </w:rPr>
        <w:t>return 0; }//查找不成功</w:t>
      </w:r>
    </w:p>
    <w:p w14:paraId="1D666A43" w14:textId="77777777" w:rsidR="00026995" w:rsidRDefault="00000000">
      <w:pPr>
        <w:spacing w:line="300" w:lineRule="auto"/>
        <w:rPr>
          <w:rFonts w:ascii="SimSun" w:eastAsia="SimSun" w:hAnsi="SimSun"/>
          <w:szCs w:val="21"/>
        </w:rPr>
      </w:pPr>
      <w:r>
        <w:rPr>
          <w:rFonts w:ascii="SimSun" w:eastAsia="SimSun" w:hAnsi="SimSun"/>
          <w:szCs w:val="21"/>
        </w:rPr>
        <w:tab/>
        <w:t>else if (key == t-&gt;data)//查找成功</w:t>
      </w:r>
    </w:p>
    <w:p w14:paraId="7D075E02" w14:textId="77777777" w:rsidR="00026995" w:rsidRDefault="00000000">
      <w:pPr>
        <w:spacing w:line="300" w:lineRule="auto"/>
        <w:rPr>
          <w:rFonts w:ascii="SimSun" w:eastAsia="SimSun" w:hAnsi="SimSun"/>
          <w:szCs w:val="21"/>
        </w:rPr>
      </w:pPr>
      <w:r>
        <w:rPr>
          <w:rFonts w:ascii="SimSun" w:eastAsia="SimSun" w:hAnsi="SimSun"/>
          <w:szCs w:val="21"/>
        </w:rPr>
        <w:tab/>
        <w:t>{</w:t>
      </w:r>
    </w:p>
    <w:p w14:paraId="1EAE727B"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*p = t;</w:t>
      </w:r>
    </w:p>
    <w:p w14:paraId="256AA6FC"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return 1;</w:t>
      </w:r>
      <w:r>
        <w:rPr>
          <w:rFonts w:ascii="SimSun" w:eastAsia="SimSun" w:hAnsi="SimSun" w:hint="eastAsia"/>
          <w:szCs w:val="21"/>
        </w:rPr>
        <w:t xml:space="preserve"> </w:t>
      </w:r>
      <w:r>
        <w:rPr>
          <w:rFonts w:ascii="SimSun" w:eastAsia="SimSun" w:hAnsi="SimSun"/>
          <w:szCs w:val="21"/>
        </w:rPr>
        <w:t>}</w:t>
      </w:r>
    </w:p>
    <w:p w14:paraId="0794E445" w14:textId="77777777" w:rsidR="00026995" w:rsidRDefault="00000000">
      <w:pPr>
        <w:spacing w:line="300" w:lineRule="auto"/>
        <w:rPr>
          <w:rFonts w:ascii="SimSun" w:eastAsia="SimSun" w:hAnsi="SimSun"/>
          <w:szCs w:val="21"/>
        </w:rPr>
      </w:pPr>
      <w:r>
        <w:rPr>
          <w:rFonts w:ascii="SimSun" w:eastAsia="SimSun" w:hAnsi="SimSun"/>
          <w:szCs w:val="21"/>
        </w:rPr>
        <w:tab/>
        <w:t>else if (key&lt;t-&gt;data)</w:t>
      </w:r>
    </w:p>
    <w:p w14:paraId="7605F2EB"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return searchBST(t-&gt;lchild, key, t, p);//在左子</w:t>
      </w:r>
      <w:proofErr w:type="gramStart"/>
      <w:r>
        <w:rPr>
          <w:rFonts w:ascii="SimSun" w:eastAsia="SimSun" w:hAnsi="SimSun"/>
          <w:szCs w:val="21"/>
        </w:rPr>
        <w:t>树继续</w:t>
      </w:r>
      <w:proofErr w:type="gramEnd"/>
      <w:r>
        <w:rPr>
          <w:rFonts w:ascii="SimSun" w:eastAsia="SimSun" w:hAnsi="SimSun"/>
          <w:szCs w:val="21"/>
        </w:rPr>
        <w:t>查找</w:t>
      </w:r>
    </w:p>
    <w:p w14:paraId="5D4528FD" w14:textId="77777777" w:rsidR="00026995" w:rsidRDefault="00000000">
      <w:pPr>
        <w:spacing w:line="300" w:lineRule="auto"/>
        <w:rPr>
          <w:rFonts w:ascii="SimSun" w:eastAsia="SimSun" w:hAnsi="SimSun"/>
          <w:szCs w:val="21"/>
        </w:rPr>
      </w:pPr>
      <w:r>
        <w:rPr>
          <w:rFonts w:ascii="SimSun" w:eastAsia="SimSun" w:hAnsi="SimSun"/>
          <w:szCs w:val="21"/>
        </w:rPr>
        <w:tab/>
        <w:t>else</w:t>
      </w:r>
    </w:p>
    <w:p w14:paraId="4142696C"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return searchBST(t-&gt;rchild, key, t, p);//在右子</w:t>
      </w:r>
      <w:proofErr w:type="gramStart"/>
      <w:r>
        <w:rPr>
          <w:rFonts w:ascii="SimSun" w:eastAsia="SimSun" w:hAnsi="SimSun"/>
          <w:szCs w:val="21"/>
        </w:rPr>
        <w:t>树继续</w:t>
      </w:r>
      <w:proofErr w:type="gramEnd"/>
      <w:r>
        <w:rPr>
          <w:rFonts w:ascii="SimSun" w:eastAsia="SimSun" w:hAnsi="SimSun"/>
          <w:szCs w:val="21"/>
        </w:rPr>
        <w:t>查找}</w:t>
      </w:r>
    </w:p>
    <w:p w14:paraId="2BD32336" w14:textId="77777777" w:rsidR="00026995" w:rsidRDefault="00000000">
      <w:pPr>
        <w:spacing w:line="300" w:lineRule="auto"/>
        <w:rPr>
          <w:rFonts w:ascii="SimSun" w:eastAsia="SimSun" w:hAnsi="SimSun"/>
          <w:szCs w:val="21"/>
        </w:rPr>
      </w:pPr>
      <w:r>
        <w:rPr>
          <w:rFonts w:ascii="SimSun" w:eastAsia="SimSun" w:hAnsi="SimSun"/>
          <w:szCs w:val="21"/>
        </w:rPr>
        <w:lastRenderedPageBreak/>
        <w:t>int insertBST(bitree *t, elemtype key)</w:t>
      </w:r>
    </w:p>
    <w:p w14:paraId="5DFA9353" w14:textId="77777777" w:rsidR="00026995" w:rsidRDefault="00000000">
      <w:pPr>
        <w:spacing w:line="300" w:lineRule="auto"/>
        <w:rPr>
          <w:rFonts w:ascii="SimSun" w:eastAsia="SimSun" w:hAnsi="SimSun"/>
          <w:szCs w:val="21"/>
        </w:rPr>
      </w:pPr>
      <w:r>
        <w:rPr>
          <w:rFonts w:ascii="SimSun" w:eastAsia="SimSun" w:hAnsi="SimSun"/>
          <w:szCs w:val="21"/>
        </w:rPr>
        <w:t>//</w:t>
      </w:r>
      <w:proofErr w:type="gramStart"/>
      <w:r>
        <w:rPr>
          <w:rFonts w:ascii="SimSun" w:eastAsia="SimSun" w:hAnsi="SimSun"/>
          <w:szCs w:val="21"/>
        </w:rPr>
        <w:t>当二叉排序</w:t>
      </w:r>
      <w:proofErr w:type="gramEnd"/>
      <w:r>
        <w:rPr>
          <w:rFonts w:ascii="SimSun" w:eastAsia="SimSun" w:hAnsi="SimSun"/>
          <w:szCs w:val="21"/>
        </w:rPr>
        <w:t>树T中不存在关键字等于key的数据元素时，插入key</w:t>
      </w:r>
      <w:proofErr w:type="gramStart"/>
      <w:r>
        <w:rPr>
          <w:rFonts w:ascii="SimSun" w:eastAsia="SimSun" w:hAnsi="SimSun"/>
          <w:szCs w:val="21"/>
        </w:rPr>
        <w:t>返回二叉排序</w:t>
      </w:r>
      <w:proofErr w:type="gramEnd"/>
      <w:r>
        <w:rPr>
          <w:rFonts w:ascii="SimSun" w:eastAsia="SimSun" w:hAnsi="SimSun"/>
          <w:szCs w:val="21"/>
        </w:rPr>
        <w:t>树的根结点。</w:t>
      </w:r>
    </w:p>
    <w:p w14:paraId="70F2C6A5" w14:textId="77777777" w:rsidR="00026995" w:rsidRDefault="00000000">
      <w:pPr>
        <w:spacing w:line="300" w:lineRule="auto"/>
        <w:rPr>
          <w:rFonts w:ascii="SimSun" w:eastAsia="SimSun" w:hAnsi="SimSun"/>
          <w:szCs w:val="21"/>
        </w:rPr>
      </w:pPr>
      <w:r>
        <w:rPr>
          <w:rFonts w:ascii="SimSun" w:eastAsia="SimSun" w:hAnsi="SimSun"/>
          <w:szCs w:val="21"/>
        </w:rPr>
        <w:t>{</w:t>
      </w:r>
    </w:p>
    <w:p w14:paraId="2CBB8C92" w14:textId="77777777" w:rsidR="00026995" w:rsidRDefault="00000000">
      <w:pPr>
        <w:spacing w:line="300" w:lineRule="auto"/>
        <w:rPr>
          <w:rFonts w:ascii="SimSun" w:eastAsia="SimSun" w:hAnsi="SimSun"/>
          <w:szCs w:val="21"/>
        </w:rPr>
      </w:pPr>
      <w:r>
        <w:rPr>
          <w:rFonts w:ascii="SimSun" w:eastAsia="SimSun" w:hAnsi="SimSun"/>
          <w:szCs w:val="21"/>
        </w:rPr>
        <w:tab/>
        <w:t>bitree p, s;</w:t>
      </w:r>
    </w:p>
    <w:p w14:paraId="320C94C8" w14:textId="77777777" w:rsidR="00026995" w:rsidRDefault="00000000">
      <w:pPr>
        <w:spacing w:line="300" w:lineRule="auto"/>
        <w:rPr>
          <w:rFonts w:ascii="SimSun" w:eastAsia="SimSun" w:hAnsi="SimSun"/>
          <w:szCs w:val="21"/>
        </w:rPr>
      </w:pPr>
      <w:r>
        <w:rPr>
          <w:rFonts w:ascii="SimSun" w:eastAsia="SimSun" w:hAnsi="SimSun"/>
          <w:szCs w:val="21"/>
        </w:rPr>
        <w:tab/>
        <w:t>if (!searchBST(*t, key, NULL, &amp;p))</w:t>
      </w:r>
      <w:r>
        <w:rPr>
          <w:rFonts w:ascii="SimSun" w:eastAsia="SimSun" w:hAnsi="SimSun" w:hint="eastAsia"/>
          <w:szCs w:val="21"/>
        </w:rPr>
        <w:t>/</w:t>
      </w:r>
      <w:r>
        <w:rPr>
          <w:rFonts w:ascii="SimSun" w:eastAsia="SimSun" w:hAnsi="SimSun"/>
          <w:szCs w:val="21"/>
        </w:rPr>
        <w:t>/查找不成功</w:t>
      </w:r>
    </w:p>
    <w:p w14:paraId="27B48B08" w14:textId="77777777" w:rsidR="00026995" w:rsidRDefault="00000000">
      <w:pPr>
        <w:spacing w:line="300" w:lineRule="auto"/>
        <w:rPr>
          <w:rFonts w:ascii="SimSun" w:eastAsia="SimSun" w:hAnsi="SimSun"/>
          <w:szCs w:val="21"/>
        </w:rPr>
      </w:pPr>
      <w:r>
        <w:rPr>
          <w:rFonts w:ascii="SimSun" w:eastAsia="SimSun" w:hAnsi="SimSun"/>
          <w:szCs w:val="21"/>
        </w:rPr>
        <w:tab/>
        <w:t>{</w:t>
      </w:r>
    </w:p>
    <w:p w14:paraId="54468B98"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s = (bitree)malloc(sizeof(btnode));</w:t>
      </w:r>
    </w:p>
    <w:p w14:paraId="31663052"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s-&gt;data = key;</w:t>
      </w:r>
    </w:p>
    <w:p w14:paraId="3858750F"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s-&gt;lchild = s-&gt;rchild = NULL;</w:t>
      </w:r>
    </w:p>
    <w:p w14:paraId="348F8DED"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if (!p)</w:t>
      </w:r>
    </w:p>
    <w:p w14:paraId="02448FE6" w14:textId="77777777" w:rsidR="00026995" w:rsidRDefault="00000000">
      <w:pPr>
        <w:spacing w:line="300" w:lineRule="auto"/>
        <w:ind w:firstLineChars="550" w:firstLine="1155"/>
        <w:rPr>
          <w:rFonts w:ascii="SimSun" w:eastAsia="SimSun" w:hAnsi="SimSun"/>
          <w:szCs w:val="21"/>
        </w:rPr>
      </w:pPr>
      <w:r>
        <w:rPr>
          <w:rFonts w:ascii="SimSun" w:eastAsia="SimSun" w:hAnsi="SimSun"/>
          <w:szCs w:val="21"/>
        </w:rPr>
        <w:t xml:space="preserve"> *t = s;//插入s为新的根结点</w:t>
      </w:r>
    </w:p>
    <w:p w14:paraId="1B511305"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else  if (key&lt; p-&gt;data)</w:t>
      </w:r>
    </w:p>
    <w:p w14:paraId="10535D98"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r>
      <w:r>
        <w:rPr>
          <w:rFonts w:ascii="SimSun" w:eastAsia="SimSun" w:hAnsi="SimSun"/>
          <w:szCs w:val="21"/>
        </w:rPr>
        <w:tab/>
        <w:t>p-&gt;lchild = s;//插入s为左孩子</w:t>
      </w:r>
    </w:p>
    <w:p w14:paraId="693A523A"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else</w:t>
      </w:r>
    </w:p>
    <w:p w14:paraId="7D717C3E"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r>
      <w:r>
        <w:rPr>
          <w:rFonts w:ascii="SimSun" w:eastAsia="SimSun" w:hAnsi="SimSun"/>
          <w:szCs w:val="21"/>
        </w:rPr>
        <w:tab/>
        <w:t>p-&gt;rchild = s;//插入s为右孩子</w:t>
      </w:r>
    </w:p>
    <w:p w14:paraId="05B85C6D"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return 1;</w:t>
      </w:r>
    </w:p>
    <w:p w14:paraId="0CBE657E" w14:textId="77777777" w:rsidR="00026995" w:rsidRDefault="00000000">
      <w:pPr>
        <w:spacing w:line="300" w:lineRule="auto"/>
        <w:rPr>
          <w:rFonts w:ascii="SimSun" w:eastAsia="SimSun" w:hAnsi="SimSun"/>
          <w:szCs w:val="21"/>
        </w:rPr>
      </w:pPr>
      <w:r>
        <w:rPr>
          <w:rFonts w:ascii="SimSun" w:eastAsia="SimSun" w:hAnsi="SimSun"/>
          <w:szCs w:val="21"/>
        </w:rPr>
        <w:tab/>
        <w:t>}</w:t>
      </w:r>
    </w:p>
    <w:p w14:paraId="7F484678" w14:textId="77777777" w:rsidR="00026995" w:rsidRDefault="00000000">
      <w:pPr>
        <w:spacing w:line="300" w:lineRule="auto"/>
        <w:rPr>
          <w:rFonts w:ascii="SimSun" w:eastAsia="SimSun" w:hAnsi="SimSun"/>
          <w:szCs w:val="21"/>
        </w:rPr>
      </w:pPr>
      <w:r>
        <w:rPr>
          <w:rFonts w:ascii="SimSun" w:eastAsia="SimSun" w:hAnsi="SimSun"/>
          <w:szCs w:val="21"/>
        </w:rPr>
        <w:tab/>
        <w:t>else</w:t>
      </w:r>
    </w:p>
    <w:p w14:paraId="12C47689"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return 0;</w:t>
      </w:r>
    </w:p>
    <w:p w14:paraId="160432E0" w14:textId="77777777" w:rsidR="00026995" w:rsidRDefault="00000000">
      <w:pPr>
        <w:spacing w:line="300" w:lineRule="auto"/>
        <w:rPr>
          <w:rFonts w:ascii="SimSun" w:eastAsia="SimSun" w:hAnsi="SimSun"/>
          <w:szCs w:val="21"/>
        </w:rPr>
      </w:pPr>
      <w:r>
        <w:rPr>
          <w:rFonts w:ascii="SimSun" w:eastAsia="SimSun" w:hAnsi="SimSun"/>
          <w:szCs w:val="21"/>
        </w:rPr>
        <w:t>}</w:t>
      </w:r>
    </w:p>
    <w:p w14:paraId="3A206B54" w14:textId="77777777" w:rsidR="00026995" w:rsidRDefault="00000000">
      <w:pPr>
        <w:spacing w:line="300" w:lineRule="auto"/>
        <w:rPr>
          <w:rFonts w:ascii="SimSun" w:eastAsia="SimSun" w:hAnsi="SimSun"/>
          <w:szCs w:val="21"/>
        </w:rPr>
      </w:pPr>
      <w:r>
        <w:rPr>
          <w:rFonts w:ascii="SimSun" w:eastAsia="SimSun" w:hAnsi="SimSun"/>
          <w:szCs w:val="21"/>
        </w:rPr>
        <w:t>void inorder(bitree bt)   //</w:t>
      </w:r>
      <w:proofErr w:type="gramStart"/>
      <w:r>
        <w:rPr>
          <w:rFonts w:ascii="SimSun" w:eastAsia="SimSun" w:hAnsi="SimSun"/>
          <w:szCs w:val="21"/>
        </w:rPr>
        <w:t>中序遍历</w:t>
      </w:r>
      <w:proofErr w:type="gramEnd"/>
    </w:p>
    <w:p w14:paraId="08C258F3" w14:textId="77777777" w:rsidR="00026995" w:rsidRDefault="00000000">
      <w:pPr>
        <w:spacing w:line="300" w:lineRule="auto"/>
        <w:rPr>
          <w:rFonts w:ascii="SimSun" w:eastAsia="SimSun" w:hAnsi="SimSun"/>
          <w:szCs w:val="21"/>
        </w:rPr>
      </w:pPr>
      <w:r>
        <w:rPr>
          <w:rFonts w:ascii="SimSun" w:eastAsia="SimSun" w:hAnsi="SimSun"/>
          <w:szCs w:val="21"/>
        </w:rPr>
        <w:t>{</w:t>
      </w:r>
    </w:p>
    <w:p w14:paraId="22DB172E" w14:textId="77777777" w:rsidR="00026995" w:rsidRDefault="00000000">
      <w:pPr>
        <w:spacing w:line="300" w:lineRule="auto"/>
        <w:rPr>
          <w:rFonts w:ascii="SimSun" w:eastAsia="SimSun" w:hAnsi="SimSun"/>
          <w:szCs w:val="21"/>
        </w:rPr>
      </w:pPr>
      <w:r>
        <w:rPr>
          <w:rFonts w:ascii="SimSun" w:eastAsia="SimSun" w:hAnsi="SimSun"/>
          <w:szCs w:val="21"/>
        </w:rPr>
        <w:tab/>
        <w:t>if (bt == NULL)  return;</w:t>
      </w:r>
    </w:p>
    <w:p w14:paraId="4A14FC54" w14:textId="77777777" w:rsidR="00026995" w:rsidRDefault="00000000">
      <w:pPr>
        <w:spacing w:line="300" w:lineRule="auto"/>
        <w:rPr>
          <w:rFonts w:ascii="SimSun" w:eastAsia="SimSun" w:hAnsi="SimSun"/>
          <w:szCs w:val="21"/>
        </w:rPr>
      </w:pPr>
      <w:r>
        <w:rPr>
          <w:rFonts w:ascii="SimSun" w:eastAsia="SimSun" w:hAnsi="SimSun"/>
          <w:szCs w:val="21"/>
        </w:rPr>
        <w:tab/>
        <w:t>else{</w:t>
      </w:r>
    </w:p>
    <w:p w14:paraId="2220FA55"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inorder(bt-&gt;lchild);</w:t>
      </w:r>
    </w:p>
    <w:p w14:paraId="66306438"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printf("%d ", bt-&gt;data);</w:t>
      </w:r>
    </w:p>
    <w:p w14:paraId="6981B446"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inorder(bt-&gt;rchild);</w:t>
      </w:r>
    </w:p>
    <w:p w14:paraId="2FEDCBE7" w14:textId="77777777" w:rsidR="00026995" w:rsidRDefault="00000000">
      <w:pPr>
        <w:spacing w:line="300" w:lineRule="auto"/>
        <w:rPr>
          <w:rFonts w:ascii="SimSun" w:eastAsia="SimSun" w:hAnsi="SimSun"/>
          <w:szCs w:val="21"/>
        </w:rPr>
      </w:pPr>
      <w:r>
        <w:rPr>
          <w:rFonts w:ascii="SimSun" w:eastAsia="SimSun" w:hAnsi="SimSun"/>
          <w:szCs w:val="21"/>
        </w:rPr>
        <w:tab/>
        <w:t>}</w:t>
      </w:r>
    </w:p>
    <w:p w14:paraId="50B43B07" w14:textId="77777777" w:rsidR="00026995" w:rsidRDefault="00000000">
      <w:pPr>
        <w:spacing w:line="300" w:lineRule="auto"/>
        <w:rPr>
          <w:rFonts w:ascii="SimSun" w:eastAsia="SimSun" w:hAnsi="SimSun"/>
          <w:szCs w:val="21"/>
        </w:rPr>
      </w:pPr>
      <w:r>
        <w:rPr>
          <w:rFonts w:ascii="SimSun" w:eastAsia="SimSun" w:hAnsi="SimSun"/>
          <w:szCs w:val="21"/>
        </w:rPr>
        <w:t>}</w:t>
      </w:r>
    </w:p>
    <w:p w14:paraId="2D495AC7" w14:textId="77777777" w:rsidR="00026995" w:rsidRDefault="00000000">
      <w:pPr>
        <w:spacing w:line="300" w:lineRule="auto"/>
        <w:rPr>
          <w:rFonts w:ascii="SimSun" w:eastAsia="SimSun" w:hAnsi="SimSun"/>
          <w:szCs w:val="21"/>
        </w:rPr>
      </w:pPr>
      <w:r>
        <w:rPr>
          <w:rFonts w:ascii="SimSun" w:eastAsia="SimSun" w:hAnsi="SimSun"/>
          <w:szCs w:val="21"/>
        </w:rPr>
        <w:t>int main()</w:t>
      </w:r>
    </w:p>
    <w:p w14:paraId="722C58F6" w14:textId="77777777" w:rsidR="00026995" w:rsidRDefault="00000000">
      <w:pPr>
        <w:spacing w:line="300" w:lineRule="auto"/>
        <w:rPr>
          <w:rFonts w:ascii="SimSun" w:eastAsia="SimSun" w:hAnsi="SimSun"/>
          <w:szCs w:val="21"/>
        </w:rPr>
      </w:pPr>
      <w:r>
        <w:rPr>
          <w:rFonts w:ascii="SimSun" w:eastAsia="SimSun" w:hAnsi="SimSun"/>
          <w:szCs w:val="21"/>
        </w:rPr>
        <w:t>{</w:t>
      </w:r>
    </w:p>
    <w:p w14:paraId="2A5DB8F3" w14:textId="77777777" w:rsidR="00026995" w:rsidRDefault="00000000">
      <w:pPr>
        <w:spacing w:line="300" w:lineRule="auto"/>
        <w:rPr>
          <w:rFonts w:ascii="SimSun" w:eastAsia="SimSun" w:hAnsi="SimSun"/>
          <w:szCs w:val="21"/>
        </w:rPr>
      </w:pPr>
      <w:r>
        <w:rPr>
          <w:rFonts w:ascii="SimSun" w:eastAsia="SimSun" w:hAnsi="SimSun"/>
          <w:szCs w:val="21"/>
        </w:rPr>
        <w:tab/>
        <w:t xml:space="preserve">int i; </w:t>
      </w:r>
    </w:p>
    <w:p w14:paraId="688D0530" w14:textId="77777777" w:rsidR="00026995" w:rsidRDefault="00000000">
      <w:pPr>
        <w:spacing w:line="300" w:lineRule="auto"/>
        <w:rPr>
          <w:rFonts w:ascii="SimSun" w:eastAsia="SimSun" w:hAnsi="SimSun"/>
          <w:szCs w:val="21"/>
        </w:rPr>
      </w:pPr>
      <w:r>
        <w:rPr>
          <w:rFonts w:ascii="SimSun" w:eastAsia="SimSun" w:hAnsi="SimSun"/>
          <w:szCs w:val="21"/>
        </w:rPr>
        <w:tab/>
        <w:t>bitree f = NULL, p;</w:t>
      </w:r>
    </w:p>
    <w:p w14:paraId="050CE426" w14:textId="77777777" w:rsidR="00026995" w:rsidRDefault="00000000">
      <w:pPr>
        <w:spacing w:line="300" w:lineRule="auto"/>
        <w:rPr>
          <w:rFonts w:ascii="SimSun" w:eastAsia="SimSun" w:hAnsi="SimSun"/>
          <w:szCs w:val="21"/>
        </w:rPr>
      </w:pPr>
      <w:r>
        <w:rPr>
          <w:rFonts w:ascii="SimSun" w:eastAsia="SimSun" w:hAnsi="SimSun"/>
          <w:szCs w:val="21"/>
        </w:rPr>
        <w:tab/>
        <w:t>int a[10] = { 62, 88, 58, 47, 35, 73, 51, 99, 37, 93 };</w:t>
      </w:r>
    </w:p>
    <w:p w14:paraId="5A9933E2" w14:textId="77777777" w:rsidR="00026995" w:rsidRDefault="00000000">
      <w:pPr>
        <w:spacing w:line="300" w:lineRule="auto"/>
        <w:rPr>
          <w:rFonts w:ascii="SimSun" w:eastAsia="SimSun" w:hAnsi="SimSun"/>
          <w:szCs w:val="21"/>
        </w:rPr>
      </w:pPr>
      <w:r>
        <w:rPr>
          <w:rFonts w:ascii="SimSun" w:eastAsia="SimSun" w:hAnsi="SimSun"/>
          <w:szCs w:val="21"/>
        </w:rPr>
        <w:lastRenderedPageBreak/>
        <w:tab/>
        <w:t>bitree t = NULL;</w:t>
      </w:r>
    </w:p>
    <w:p w14:paraId="42685A24" w14:textId="77777777" w:rsidR="00026995" w:rsidRDefault="00000000">
      <w:pPr>
        <w:spacing w:line="300" w:lineRule="auto"/>
        <w:rPr>
          <w:rFonts w:ascii="SimSun" w:eastAsia="SimSun" w:hAnsi="SimSun"/>
          <w:szCs w:val="21"/>
        </w:rPr>
      </w:pPr>
      <w:r>
        <w:rPr>
          <w:rFonts w:ascii="SimSun" w:eastAsia="SimSun" w:hAnsi="SimSun"/>
          <w:szCs w:val="21"/>
        </w:rPr>
        <w:tab/>
        <w:t>for (i = 0; i&lt;10; i++)</w:t>
      </w:r>
    </w:p>
    <w:p w14:paraId="3856E647"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insertBST(&amp;t, a[i]);//插入</w:t>
      </w:r>
    </w:p>
    <w:p w14:paraId="78CD0B67" w14:textId="77777777" w:rsidR="00026995" w:rsidRDefault="00000000">
      <w:pPr>
        <w:spacing w:line="300" w:lineRule="auto"/>
        <w:rPr>
          <w:rFonts w:ascii="SimSun" w:eastAsia="SimSun" w:hAnsi="SimSun"/>
          <w:szCs w:val="21"/>
        </w:rPr>
      </w:pPr>
      <w:r>
        <w:rPr>
          <w:rFonts w:ascii="SimSun" w:eastAsia="SimSun" w:hAnsi="SimSun"/>
          <w:szCs w:val="21"/>
        </w:rPr>
        <w:tab/>
        <w:t>printf("</w:t>
      </w:r>
      <w:proofErr w:type="gramStart"/>
      <w:r>
        <w:rPr>
          <w:rFonts w:ascii="SimSun" w:eastAsia="SimSun" w:hAnsi="SimSun"/>
          <w:szCs w:val="21"/>
        </w:rPr>
        <w:t>二叉排序</w:t>
      </w:r>
      <w:proofErr w:type="gramEnd"/>
      <w:r>
        <w:rPr>
          <w:rFonts w:ascii="SimSun" w:eastAsia="SimSun" w:hAnsi="SimSun"/>
          <w:szCs w:val="21"/>
        </w:rPr>
        <w:t>树中序遍历：\n");</w:t>
      </w:r>
    </w:p>
    <w:p w14:paraId="6D3B77E9" w14:textId="77777777" w:rsidR="00026995" w:rsidRDefault="00000000">
      <w:pPr>
        <w:spacing w:line="300" w:lineRule="auto"/>
        <w:rPr>
          <w:rFonts w:ascii="SimSun" w:eastAsia="SimSun" w:hAnsi="SimSun"/>
          <w:szCs w:val="21"/>
        </w:rPr>
      </w:pPr>
      <w:r>
        <w:rPr>
          <w:rFonts w:ascii="SimSun" w:eastAsia="SimSun" w:hAnsi="SimSun"/>
          <w:szCs w:val="21"/>
        </w:rPr>
        <w:tab/>
        <w:t>inorder(t);</w:t>
      </w:r>
    </w:p>
    <w:p w14:paraId="1D740B79" w14:textId="77777777" w:rsidR="00026995" w:rsidRDefault="00000000">
      <w:pPr>
        <w:spacing w:line="300" w:lineRule="auto"/>
        <w:rPr>
          <w:rFonts w:ascii="SimSun" w:eastAsia="SimSun" w:hAnsi="SimSun"/>
          <w:szCs w:val="21"/>
        </w:rPr>
      </w:pPr>
      <w:r>
        <w:rPr>
          <w:rFonts w:ascii="SimSun" w:eastAsia="SimSun" w:hAnsi="SimSun"/>
          <w:szCs w:val="21"/>
        </w:rPr>
        <w:tab/>
        <w:t>printf("\n");</w:t>
      </w:r>
    </w:p>
    <w:p w14:paraId="07E8F51B" w14:textId="77777777" w:rsidR="00026995" w:rsidRDefault="00000000">
      <w:pPr>
        <w:spacing w:line="300" w:lineRule="auto"/>
        <w:rPr>
          <w:rFonts w:ascii="SimSun" w:eastAsia="SimSun" w:hAnsi="SimSun"/>
          <w:szCs w:val="21"/>
        </w:rPr>
      </w:pPr>
      <w:r>
        <w:rPr>
          <w:rFonts w:ascii="SimSun" w:eastAsia="SimSun" w:hAnsi="SimSun"/>
          <w:szCs w:val="21"/>
        </w:rPr>
        <w:tab/>
        <w:t>return 0;</w:t>
      </w:r>
    </w:p>
    <w:p w14:paraId="0F0FBF9D" w14:textId="77777777" w:rsidR="00026995" w:rsidRDefault="00000000">
      <w:pPr>
        <w:spacing w:line="300" w:lineRule="auto"/>
        <w:rPr>
          <w:rFonts w:ascii="SimSun" w:eastAsia="SimSun" w:hAnsi="SimSun"/>
          <w:szCs w:val="21"/>
        </w:rPr>
      </w:pPr>
      <w:r>
        <w:rPr>
          <w:rFonts w:ascii="SimSun" w:eastAsia="SimSun" w:hAnsi="SimSun"/>
          <w:szCs w:val="21"/>
        </w:rPr>
        <w:t>}</w:t>
      </w:r>
    </w:p>
    <w:p w14:paraId="6A36A35A" w14:textId="77777777" w:rsidR="00026995" w:rsidRDefault="00000000">
      <w:pPr>
        <w:spacing w:line="300" w:lineRule="auto"/>
        <w:rPr>
          <w:rFonts w:ascii="SimSun" w:eastAsia="SimSun" w:hAnsi="SimSun"/>
          <w:bCs/>
          <w:color w:val="000000"/>
          <w:szCs w:val="21"/>
        </w:rPr>
      </w:pPr>
      <w:r>
        <w:rPr>
          <w:rFonts w:ascii="SimSun" w:eastAsia="SimSun" w:hAnsi="SimSun" w:hint="eastAsia"/>
          <w:szCs w:val="21"/>
        </w:rPr>
        <w:t>5</w:t>
      </w:r>
      <w:r>
        <w:rPr>
          <w:rFonts w:ascii="SimSun" w:eastAsia="SimSun" w:hAnsi="SimSun"/>
          <w:szCs w:val="21"/>
        </w:rPr>
        <w:t>.</w:t>
      </w:r>
      <w:r>
        <w:rPr>
          <w:rFonts w:ascii="SimSun" w:eastAsia="SimSun" w:hAnsi="SimSun"/>
          <w:bCs/>
          <w:color w:val="000000"/>
          <w:szCs w:val="21"/>
        </w:rPr>
        <w:t>实验的收获：</w:t>
      </w:r>
    </w:p>
    <w:p w14:paraId="4D25B22C" w14:textId="77777777" w:rsidR="00026995" w:rsidRDefault="00000000">
      <w:pPr>
        <w:spacing w:line="300" w:lineRule="auto"/>
        <w:rPr>
          <w:rFonts w:ascii="SimSun" w:eastAsia="SimSun" w:hAnsi="SimSun"/>
          <w:szCs w:val="21"/>
        </w:rPr>
      </w:pPr>
      <w:r>
        <w:rPr>
          <w:rFonts w:ascii="SimSun" w:eastAsia="SimSun" w:hAnsi="SimSun" w:hint="eastAsia"/>
          <w:bCs/>
          <w:color w:val="000000"/>
          <w:szCs w:val="21"/>
        </w:rPr>
        <w:t>这一实验花费了我很长时间，参考了网络资源才运行成功。首先，我</w:t>
      </w:r>
      <w:proofErr w:type="gramStart"/>
      <w:r>
        <w:rPr>
          <w:rFonts w:ascii="SimSun" w:eastAsia="SimSun" w:hAnsi="SimSun" w:hint="eastAsia"/>
          <w:bCs/>
          <w:color w:val="000000"/>
          <w:szCs w:val="21"/>
        </w:rPr>
        <w:t>对二叉排序</w:t>
      </w:r>
      <w:proofErr w:type="gramEnd"/>
      <w:r>
        <w:rPr>
          <w:rFonts w:ascii="SimSun" w:eastAsia="SimSun" w:hAnsi="SimSun" w:hint="eastAsia"/>
          <w:bCs/>
          <w:color w:val="000000"/>
          <w:szCs w:val="21"/>
        </w:rPr>
        <w:t>树这一概念不太熟悉；其次，与二叉树不同的是，</w:t>
      </w:r>
      <w:proofErr w:type="gramStart"/>
      <w:r>
        <w:rPr>
          <w:rFonts w:ascii="SimSun" w:eastAsia="SimSun" w:hAnsi="SimSun"/>
          <w:szCs w:val="21"/>
        </w:rPr>
        <w:t>二叉排序</w:t>
      </w:r>
      <w:proofErr w:type="gramEnd"/>
      <w:r>
        <w:rPr>
          <w:rFonts w:ascii="SimSun" w:eastAsia="SimSun" w:hAnsi="SimSun"/>
          <w:szCs w:val="21"/>
        </w:rPr>
        <w:t>树</w:t>
      </w:r>
      <w:r>
        <w:rPr>
          <w:rFonts w:ascii="SimSun" w:eastAsia="SimSun" w:hAnsi="SimSun" w:hint="eastAsia"/>
          <w:szCs w:val="21"/>
        </w:rPr>
        <w:t>需要先</w:t>
      </w:r>
      <w:r>
        <w:rPr>
          <w:rFonts w:ascii="SimSun" w:eastAsia="SimSun" w:hAnsi="SimSun"/>
          <w:szCs w:val="21"/>
        </w:rPr>
        <w:t>递归</w:t>
      </w:r>
      <w:proofErr w:type="gramStart"/>
      <w:r>
        <w:rPr>
          <w:rFonts w:ascii="SimSun" w:eastAsia="SimSun" w:hAnsi="SimSun"/>
          <w:szCs w:val="21"/>
        </w:rPr>
        <w:t>查找二叉排序</w:t>
      </w:r>
      <w:proofErr w:type="gramEnd"/>
      <w:r>
        <w:rPr>
          <w:rFonts w:ascii="SimSun" w:eastAsia="SimSun" w:hAnsi="SimSun"/>
          <w:szCs w:val="21"/>
        </w:rPr>
        <w:t>树是否存在</w:t>
      </w:r>
      <w:r>
        <w:rPr>
          <w:rFonts w:ascii="SimSun" w:eastAsia="SimSun" w:hAnsi="SimSun" w:hint="eastAsia"/>
          <w:szCs w:val="21"/>
        </w:rPr>
        <w:t>重复元素</w:t>
      </w:r>
      <w:r>
        <w:rPr>
          <w:rFonts w:ascii="SimSun" w:eastAsia="SimSun" w:hAnsi="SimSun"/>
          <w:szCs w:val="21"/>
        </w:rPr>
        <w:t>，</w:t>
      </w:r>
      <w:r>
        <w:rPr>
          <w:rFonts w:ascii="SimSun" w:eastAsia="SimSun" w:hAnsi="SimSun" w:hint="eastAsia"/>
          <w:szCs w:val="21"/>
        </w:rPr>
        <w:t>并将给定元素排序后再按一定顺序存入存储空间。</w:t>
      </w:r>
      <w:proofErr w:type="gramStart"/>
      <w:r>
        <w:rPr>
          <w:rFonts w:ascii="SimSun" w:eastAsia="SimSun" w:hAnsi="SimSun"/>
          <w:szCs w:val="21"/>
        </w:rPr>
        <w:t>二叉排序</w:t>
      </w:r>
      <w:proofErr w:type="gramEnd"/>
      <w:r>
        <w:rPr>
          <w:rFonts w:ascii="SimSun" w:eastAsia="SimSun" w:hAnsi="SimSun"/>
          <w:szCs w:val="21"/>
        </w:rPr>
        <w:t>树</w:t>
      </w:r>
      <w:r>
        <w:rPr>
          <w:rFonts w:ascii="SimSun" w:eastAsia="SimSun" w:hAnsi="SimSun" w:hint="eastAsia"/>
          <w:szCs w:val="21"/>
        </w:rPr>
        <w:t>的算法对我来说比较有挑战性，但是最终解决时也很有成就感。</w:t>
      </w:r>
    </w:p>
    <w:p w14:paraId="3A313334" w14:textId="77777777" w:rsidR="00026995" w:rsidRDefault="00000000">
      <w:pPr>
        <w:autoSpaceDE w:val="0"/>
        <w:autoSpaceDN w:val="0"/>
        <w:adjustRightInd w:val="0"/>
        <w:spacing w:line="300" w:lineRule="auto"/>
        <w:jc w:val="left"/>
        <w:rPr>
          <w:rFonts w:ascii="SimSun" w:eastAsia="SimSun" w:hAnsi="SimSun" w:cs="NSimSun"/>
          <w:b/>
          <w:bCs/>
          <w:kern w:val="0"/>
          <w:sz w:val="28"/>
          <w:szCs w:val="28"/>
          <w:highlight w:val="white"/>
        </w:rPr>
      </w:pPr>
      <w:r>
        <w:rPr>
          <w:rFonts w:ascii="SimSun" w:eastAsia="SimSun" w:hAnsi="SimSun" w:cs="NSimSun" w:hint="eastAsia"/>
          <w:b/>
          <w:bCs/>
          <w:kern w:val="0"/>
          <w:sz w:val="28"/>
          <w:szCs w:val="28"/>
          <w:highlight w:val="white"/>
        </w:rPr>
        <w:t>实验九</w:t>
      </w:r>
    </w:p>
    <w:p w14:paraId="0C8616FA"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1</w:t>
      </w:r>
      <w:r>
        <w:rPr>
          <w:rFonts w:ascii="SimSun" w:eastAsia="SimSun" w:hAnsi="SimSun"/>
          <w:bCs/>
          <w:color w:val="000000"/>
          <w:szCs w:val="21"/>
        </w:rPr>
        <w:t>.对象、目的和要求</w:t>
      </w:r>
      <w:r>
        <w:rPr>
          <w:rFonts w:ascii="SimSun" w:eastAsia="SimSun" w:hAnsi="SimSun" w:hint="eastAsia"/>
          <w:bCs/>
          <w:color w:val="000000"/>
          <w:szCs w:val="21"/>
        </w:rPr>
        <w:t>以数组为对象，对其中某一元素进行顺序查找、二分查找。</w:t>
      </w:r>
    </w:p>
    <w:p w14:paraId="0F2C3A6F"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2</w:t>
      </w:r>
      <w:r>
        <w:rPr>
          <w:rFonts w:ascii="SimSun" w:eastAsia="SimSun" w:hAnsi="SimSun"/>
          <w:bCs/>
          <w:color w:val="000000"/>
          <w:szCs w:val="21"/>
        </w:rPr>
        <w:t>.函数流程图</w:t>
      </w:r>
    </w:p>
    <w:p w14:paraId="2ECA5DFC" w14:textId="77777777" w:rsidR="00026995" w:rsidRDefault="00000000">
      <w:pPr>
        <w:spacing w:line="300" w:lineRule="auto"/>
        <w:rPr>
          <w:rFonts w:ascii="SimSun" w:eastAsia="SimSun" w:hAnsi="SimSun"/>
          <w:bCs/>
          <w:color w:val="000000"/>
          <w:szCs w:val="21"/>
        </w:rPr>
      </w:pPr>
      <w:r>
        <w:rPr>
          <w:noProof/>
        </w:rPr>
        <w:drawing>
          <wp:inline distT="0" distB="0" distL="0" distR="0" wp14:anchorId="2DCF88EA" wp14:editId="0DC438A0">
            <wp:extent cx="5274310" cy="34112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411220"/>
                    </a:xfrm>
                    <a:prstGeom prst="rect">
                      <a:avLst/>
                    </a:prstGeom>
                    <a:noFill/>
                    <a:ln>
                      <a:noFill/>
                    </a:ln>
                  </pic:spPr>
                </pic:pic>
              </a:graphicData>
            </a:graphic>
          </wp:inline>
        </w:drawing>
      </w:r>
    </w:p>
    <w:p w14:paraId="24846617"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3</w:t>
      </w:r>
      <w:r>
        <w:rPr>
          <w:rFonts w:ascii="SimSun" w:eastAsia="SimSun" w:hAnsi="SimSun"/>
          <w:bCs/>
          <w:color w:val="000000"/>
          <w:szCs w:val="21"/>
        </w:rPr>
        <w:t>.程序的数据输入要求</w:t>
      </w:r>
      <w:r>
        <w:rPr>
          <w:rFonts w:ascii="SimSun" w:eastAsia="SimSun" w:hAnsi="SimSun" w:hint="eastAsia"/>
          <w:bCs/>
          <w:color w:val="000000"/>
          <w:szCs w:val="21"/>
        </w:rPr>
        <w:t>、</w:t>
      </w:r>
      <w:r>
        <w:rPr>
          <w:rFonts w:ascii="SimSun" w:eastAsia="SimSun" w:hAnsi="SimSun"/>
          <w:bCs/>
          <w:color w:val="000000"/>
          <w:szCs w:val="21"/>
        </w:rPr>
        <w:t>测试数据与运行结果</w:t>
      </w:r>
    </w:p>
    <w:p w14:paraId="064D3628"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（1）顺序查找</w:t>
      </w:r>
    </w:p>
    <w:p w14:paraId="5B23600A"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数据输入：输入</w:t>
      </w:r>
      <w:r>
        <w:rPr>
          <w:rFonts w:ascii="SimSun" w:eastAsia="SimSun" w:hAnsi="SimSun"/>
          <w:bCs/>
          <w:color w:val="000000"/>
          <w:szCs w:val="21"/>
        </w:rPr>
        <w:t>要</w:t>
      </w:r>
      <w:r>
        <w:rPr>
          <w:rFonts w:ascii="SimSun" w:eastAsia="SimSun" w:hAnsi="SimSun" w:hint="eastAsia"/>
          <w:bCs/>
          <w:color w:val="000000"/>
          <w:szCs w:val="21"/>
        </w:rPr>
        <w:t>查找</w:t>
      </w:r>
      <w:r>
        <w:rPr>
          <w:rFonts w:ascii="SimSun" w:eastAsia="SimSun" w:hAnsi="SimSun"/>
          <w:bCs/>
          <w:color w:val="000000"/>
          <w:szCs w:val="21"/>
        </w:rPr>
        <w:t>的元素x，数据类型为整型</w:t>
      </w:r>
    </w:p>
    <w:p w14:paraId="772852B8"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测试数据：</w:t>
      </w:r>
      <w:r>
        <w:rPr>
          <w:rFonts w:ascii="SimSun" w:eastAsia="SimSun" w:hAnsi="SimSun" w:cs="NSimSun"/>
          <w:kern w:val="0"/>
          <w:szCs w:val="21"/>
        </w:rPr>
        <w:t>a[10]={11,12,13,34,45,66,67,78,99,100};</w:t>
      </w:r>
    </w:p>
    <w:p w14:paraId="60FA5D0B"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lastRenderedPageBreak/>
        <w:t>运行结果：成功</w:t>
      </w:r>
    </w:p>
    <w:p w14:paraId="7FD0671A" w14:textId="77777777" w:rsidR="00026995" w:rsidRDefault="00000000">
      <w:pPr>
        <w:spacing w:line="300" w:lineRule="auto"/>
        <w:rPr>
          <w:rFonts w:ascii="SimSun" w:eastAsia="SimSun" w:hAnsi="SimSun"/>
          <w:szCs w:val="21"/>
        </w:rPr>
      </w:pPr>
      <w:r>
        <w:rPr>
          <w:noProof/>
        </w:rPr>
        <w:drawing>
          <wp:inline distT="0" distB="0" distL="0" distR="0" wp14:anchorId="3BBD0DC5" wp14:editId="5EC60885">
            <wp:extent cx="2654935" cy="12484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2707125" cy="1272943"/>
                    </a:xfrm>
                    <a:prstGeom prst="rect">
                      <a:avLst/>
                    </a:prstGeom>
                  </pic:spPr>
                </pic:pic>
              </a:graphicData>
            </a:graphic>
          </wp:inline>
        </w:drawing>
      </w:r>
    </w:p>
    <w:p w14:paraId="7910572A" w14:textId="77777777" w:rsidR="00026995" w:rsidRDefault="00000000">
      <w:pPr>
        <w:spacing w:line="300" w:lineRule="auto"/>
        <w:rPr>
          <w:rFonts w:ascii="SimSun" w:eastAsia="SimSun" w:hAnsi="SimSun"/>
          <w:szCs w:val="21"/>
        </w:rPr>
      </w:pPr>
      <w:r>
        <w:rPr>
          <w:rFonts w:ascii="SimSun" w:eastAsia="SimSun" w:hAnsi="SimSun" w:hint="eastAsia"/>
          <w:szCs w:val="21"/>
        </w:rPr>
        <w:t>（2）二分查找</w:t>
      </w:r>
    </w:p>
    <w:p w14:paraId="02ECD6E1"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数据输入：输入</w:t>
      </w:r>
      <w:r>
        <w:rPr>
          <w:rFonts w:ascii="SimSun" w:eastAsia="SimSun" w:hAnsi="SimSun"/>
          <w:bCs/>
          <w:color w:val="000000"/>
          <w:szCs w:val="21"/>
        </w:rPr>
        <w:t>要</w:t>
      </w:r>
      <w:r>
        <w:rPr>
          <w:rFonts w:ascii="SimSun" w:eastAsia="SimSun" w:hAnsi="SimSun" w:hint="eastAsia"/>
          <w:bCs/>
          <w:color w:val="000000"/>
          <w:szCs w:val="21"/>
        </w:rPr>
        <w:t>查找</w:t>
      </w:r>
      <w:r>
        <w:rPr>
          <w:rFonts w:ascii="SimSun" w:eastAsia="SimSun" w:hAnsi="SimSun"/>
          <w:bCs/>
          <w:color w:val="000000"/>
          <w:szCs w:val="21"/>
        </w:rPr>
        <w:t>的元素x，数据类型为整型</w:t>
      </w:r>
    </w:p>
    <w:p w14:paraId="52FC2983"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测试数据：</w:t>
      </w:r>
      <w:r>
        <w:rPr>
          <w:rFonts w:ascii="SimSun" w:eastAsia="SimSun" w:hAnsi="SimSun" w:cs="NSimSun"/>
          <w:kern w:val="0"/>
          <w:szCs w:val="21"/>
        </w:rPr>
        <w:t>a[10]={11,12,13,34,45,66,67,78,99,100};</w:t>
      </w:r>
    </w:p>
    <w:p w14:paraId="2ED17424"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运行结果：成功</w:t>
      </w:r>
    </w:p>
    <w:p w14:paraId="346142A0" w14:textId="77777777" w:rsidR="00026995" w:rsidRDefault="00000000">
      <w:pPr>
        <w:spacing w:line="300" w:lineRule="auto"/>
        <w:rPr>
          <w:rFonts w:ascii="SimSun" w:eastAsia="SimSun" w:hAnsi="SimSun"/>
          <w:szCs w:val="21"/>
        </w:rPr>
      </w:pPr>
      <w:r>
        <w:rPr>
          <w:noProof/>
        </w:rPr>
        <w:drawing>
          <wp:inline distT="0" distB="0" distL="0" distR="0" wp14:anchorId="6E41BADE" wp14:editId="6AAACDB5">
            <wp:extent cx="2656205" cy="13449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2656800" cy="1345109"/>
                    </a:xfrm>
                    <a:prstGeom prst="rect">
                      <a:avLst/>
                    </a:prstGeom>
                  </pic:spPr>
                </pic:pic>
              </a:graphicData>
            </a:graphic>
          </wp:inline>
        </w:drawing>
      </w:r>
    </w:p>
    <w:p w14:paraId="1245BAC9" w14:textId="77777777" w:rsidR="00026995" w:rsidRDefault="00000000">
      <w:pPr>
        <w:spacing w:line="300" w:lineRule="auto"/>
        <w:rPr>
          <w:rFonts w:ascii="SimSun" w:eastAsia="SimSun" w:hAnsi="SimSun"/>
          <w:szCs w:val="21"/>
        </w:rPr>
      </w:pPr>
      <w:r>
        <w:rPr>
          <w:rFonts w:ascii="SimSun" w:eastAsia="SimSun" w:hAnsi="SimSun" w:hint="eastAsia"/>
          <w:szCs w:val="21"/>
        </w:rPr>
        <w:t>4</w:t>
      </w:r>
      <w:r>
        <w:rPr>
          <w:rFonts w:ascii="SimSun" w:eastAsia="SimSun" w:hAnsi="SimSun"/>
          <w:szCs w:val="21"/>
        </w:rPr>
        <w:t>.带有注释的源程序</w:t>
      </w:r>
    </w:p>
    <w:p w14:paraId="181B6F83" w14:textId="77777777" w:rsidR="00026995" w:rsidRDefault="00000000">
      <w:pPr>
        <w:spacing w:line="300" w:lineRule="auto"/>
        <w:rPr>
          <w:rFonts w:ascii="SimSun" w:eastAsia="SimSun" w:hAnsi="SimSun"/>
          <w:szCs w:val="21"/>
        </w:rPr>
      </w:pPr>
      <w:r>
        <w:rPr>
          <w:rFonts w:ascii="SimSun" w:eastAsia="SimSun" w:hAnsi="SimSun" w:hint="eastAsia"/>
          <w:szCs w:val="21"/>
        </w:rPr>
        <w:t>（1）顺序查找</w:t>
      </w:r>
    </w:p>
    <w:p w14:paraId="6F91BACC"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//实验九：顺序查找</w:t>
      </w:r>
    </w:p>
    <w:p w14:paraId="44B80584"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#include&lt;stdio.h&gt;</w:t>
      </w:r>
    </w:p>
    <w:p w14:paraId="62B877E3"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int main ()</w:t>
      </w:r>
    </w:p>
    <w:p w14:paraId="59DC1E9F"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w:t>
      </w:r>
    </w:p>
    <w:p w14:paraId="6C8FADD3"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int order_search(int a[],int n,int x);</w:t>
      </w:r>
    </w:p>
    <w:p w14:paraId="5F0C5F5A"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int a[10]={11,12,13,34,45,66,67,78,99,100};</w:t>
      </w:r>
    </w:p>
    <w:p w14:paraId="78B2E884"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int i=0,x,p;</w:t>
      </w:r>
    </w:p>
    <w:p w14:paraId="028F1495"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for(i=0;i&lt;=9;i++)</w:t>
      </w:r>
    </w:p>
    <w:p w14:paraId="461538B9"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 xml:space="preserve">    printf("%d ",a[i]);</w:t>
      </w:r>
    </w:p>
    <w:p w14:paraId="372DEB93"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printf("\n");</w:t>
      </w:r>
    </w:p>
    <w:p w14:paraId="77B33320"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printf("请输入</w:t>
      </w:r>
      <w:proofErr w:type="gramStart"/>
      <w:r>
        <w:rPr>
          <w:rFonts w:ascii="SimSun" w:eastAsia="SimSun" w:hAnsi="SimSun" w:cs="NSimSun"/>
          <w:kern w:val="0"/>
          <w:szCs w:val="21"/>
        </w:rPr>
        <w:t>一</w:t>
      </w:r>
      <w:proofErr w:type="gramEnd"/>
      <w:r>
        <w:rPr>
          <w:rFonts w:ascii="SimSun" w:eastAsia="SimSun" w:hAnsi="SimSun" w:cs="NSimSun"/>
          <w:kern w:val="0"/>
          <w:szCs w:val="21"/>
        </w:rPr>
        <w:t>个数\n");</w:t>
      </w:r>
    </w:p>
    <w:p w14:paraId="30BD52D4"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scanf_s("%d",&amp;x,1);</w:t>
      </w:r>
    </w:p>
    <w:p w14:paraId="6A1F60C3"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p = order_search(a, 10, x);</w:t>
      </w:r>
    </w:p>
    <w:p w14:paraId="50CFF932"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printf("%d的位置是第%d</w:t>
      </w:r>
      <w:proofErr w:type="gramStart"/>
      <w:r>
        <w:rPr>
          <w:rFonts w:ascii="SimSun" w:eastAsia="SimSun" w:hAnsi="SimSun" w:cs="NSimSun"/>
          <w:kern w:val="0"/>
          <w:szCs w:val="21"/>
        </w:rPr>
        <w:t>个</w:t>
      </w:r>
      <w:proofErr w:type="gramEnd"/>
      <w:r>
        <w:rPr>
          <w:rFonts w:ascii="SimSun" w:eastAsia="SimSun" w:hAnsi="SimSun" w:cs="NSimSun"/>
          <w:kern w:val="0"/>
          <w:szCs w:val="21"/>
        </w:rPr>
        <w:t>\n", x, p + 1);</w:t>
      </w:r>
    </w:p>
    <w:p w14:paraId="5597E3A1"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return 0;</w:t>
      </w:r>
    </w:p>
    <w:p w14:paraId="3F0489FB"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w:t>
      </w:r>
    </w:p>
    <w:p w14:paraId="2C2E2AA4"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int order_search(int a[], int n, int x)</w:t>
      </w:r>
    </w:p>
    <w:p w14:paraId="0226A1DC"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lastRenderedPageBreak/>
        <w:t>{</w:t>
      </w:r>
    </w:p>
    <w:p w14:paraId="1F1C24F4"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int i;</w:t>
      </w:r>
    </w:p>
    <w:p w14:paraId="15C268AE"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for(i=0;i&lt;=9;i++)</w:t>
      </w:r>
    </w:p>
    <w:p w14:paraId="5E36A2FE"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if(a[i]==x)//</w:t>
      </w:r>
      <w:r>
        <w:rPr>
          <w:rFonts w:ascii="SimSun" w:eastAsia="SimSun" w:hAnsi="SimSun" w:cs="NSimSun" w:hint="eastAsia"/>
          <w:kern w:val="0"/>
          <w:szCs w:val="21"/>
        </w:rPr>
        <w:t>数组中找到了x</w:t>
      </w:r>
    </w:p>
    <w:p w14:paraId="7117C48F"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return i;</w:t>
      </w:r>
    </w:p>
    <w:p w14:paraId="37DC9D6F"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return -1; //</w:t>
      </w:r>
      <w:r>
        <w:rPr>
          <w:rFonts w:ascii="SimSun" w:eastAsia="SimSun" w:hAnsi="SimSun" w:cs="NSimSun" w:hint="eastAsia"/>
          <w:kern w:val="0"/>
          <w:szCs w:val="21"/>
        </w:rPr>
        <w:t>数组中没有x</w:t>
      </w:r>
    </w:p>
    <w:p w14:paraId="25906BFD"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w:t>
      </w:r>
    </w:p>
    <w:p w14:paraId="308B9962" w14:textId="77777777" w:rsidR="00026995" w:rsidRDefault="00000000">
      <w:pPr>
        <w:spacing w:line="300" w:lineRule="auto"/>
        <w:rPr>
          <w:rFonts w:ascii="SimSun" w:eastAsia="SimSun" w:hAnsi="SimSun"/>
          <w:szCs w:val="21"/>
        </w:rPr>
      </w:pPr>
      <w:r>
        <w:rPr>
          <w:rFonts w:ascii="SimSun" w:eastAsia="SimSun" w:hAnsi="SimSun" w:hint="eastAsia"/>
          <w:szCs w:val="21"/>
        </w:rPr>
        <w:t>（2）二分查找</w:t>
      </w:r>
    </w:p>
    <w:p w14:paraId="76882196"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//实验九：二分查找。</w:t>
      </w:r>
    </w:p>
    <w:p w14:paraId="5F7D614A"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#include&lt;stdio.h&gt;</w:t>
      </w:r>
    </w:p>
    <w:p w14:paraId="680A4001"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int main()</w:t>
      </w:r>
    </w:p>
    <w:p w14:paraId="6C464452"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w:t>
      </w:r>
    </w:p>
    <w:p w14:paraId="5EB7F573"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int binary_search(int a[],int n,int x);</w:t>
      </w:r>
    </w:p>
    <w:p w14:paraId="525019C3"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int a[10]={11,12,13,34,45,66,67,78,99,100};</w:t>
      </w:r>
    </w:p>
    <w:p w14:paraId="65F937A3"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int i,x,p;</w:t>
      </w:r>
    </w:p>
    <w:p w14:paraId="24D85457"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for(i=0;i&lt;=9;i++)</w:t>
      </w:r>
    </w:p>
    <w:p w14:paraId="1A284534"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 xml:space="preserve">    printf("%d ",a[i]);</w:t>
      </w:r>
    </w:p>
    <w:p w14:paraId="15F3AD31"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printf("\n");</w:t>
      </w:r>
    </w:p>
    <w:p w14:paraId="4047E759"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 xml:space="preserve">    printf("请输入</w:t>
      </w:r>
      <w:proofErr w:type="gramStart"/>
      <w:r>
        <w:rPr>
          <w:rFonts w:ascii="SimSun" w:eastAsia="SimSun" w:hAnsi="SimSun" w:cs="NSimSun"/>
          <w:kern w:val="0"/>
          <w:szCs w:val="21"/>
        </w:rPr>
        <w:t>一</w:t>
      </w:r>
      <w:proofErr w:type="gramEnd"/>
      <w:r>
        <w:rPr>
          <w:rFonts w:ascii="SimSun" w:eastAsia="SimSun" w:hAnsi="SimSun" w:cs="NSimSun"/>
          <w:kern w:val="0"/>
          <w:szCs w:val="21"/>
        </w:rPr>
        <w:t>个数\n");</w:t>
      </w:r>
    </w:p>
    <w:p w14:paraId="2183242A"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scanf_s("%d",&amp;x,1);</w:t>
      </w:r>
    </w:p>
    <w:p w14:paraId="3F0F2923"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p = binary_search(a, 10, x);</w:t>
      </w:r>
    </w:p>
    <w:p w14:paraId="43AA014D"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printf("%d的位置是第%d</w:t>
      </w:r>
      <w:proofErr w:type="gramStart"/>
      <w:r>
        <w:rPr>
          <w:rFonts w:ascii="SimSun" w:eastAsia="SimSun" w:hAnsi="SimSun" w:cs="NSimSun"/>
          <w:kern w:val="0"/>
          <w:szCs w:val="21"/>
        </w:rPr>
        <w:t>个</w:t>
      </w:r>
      <w:proofErr w:type="gramEnd"/>
      <w:r>
        <w:rPr>
          <w:rFonts w:ascii="SimSun" w:eastAsia="SimSun" w:hAnsi="SimSun" w:cs="NSimSun"/>
          <w:kern w:val="0"/>
          <w:szCs w:val="21"/>
        </w:rPr>
        <w:t>\n", x, p + 1);</w:t>
      </w:r>
    </w:p>
    <w:p w14:paraId="6C00BBCA"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return 0;</w:t>
      </w:r>
    </w:p>
    <w:p w14:paraId="733125E5"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w:t>
      </w:r>
    </w:p>
    <w:p w14:paraId="3F87C996"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int binary_search(int a[], int n, int x)</w:t>
      </w:r>
    </w:p>
    <w:p w14:paraId="574D6206"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w:t>
      </w:r>
    </w:p>
    <w:p w14:paraId="4EB6548C"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int low=0,mid,up=n-1;</w:t>
      </w:r>
    </w:p>
    <w:p w14:paraId="43D66CEE"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while(low&lt;=up)</w:t>
      </w:r>
    </w:p>
    <w:p w14:paraId="141DB9C9"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w:t>
      </w:r>
    </w:p>
    <w:p w14:paraId="536D06E5"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mid=(up+low)/2;</w:t>
      </w:r>
    </w:p>
    <w:p w14:paraId="18AE65D9"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if(x==a[mid])//</w:t>
      </w:r>
      <w:r>
        <w:rPr>
          <w:rFonts w:ascii="SimSun" w:eastAsia="SimSun" w:hAnsi="SimSun" w:cs="NSimSun" w:hint="eastAsia"/>
          <w:kern w:val="0"/>
          <w:szCs w:val="21"/>
        </w:rPr>
        <w:t>查找成功</w:t>
      </w:r>
    </w:p>
    <w:p w14:paraId="7585E376"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r>
      <w:r>
        <w:rPr>
          <w:rFonts w:ascii="SimSun" w:eastAsia="SimSun" w:hAnsi="SimSun" w:cs="NSimSun"/>
          <w:kern w:val="0"/>
          <w:szCs w:val="21"/>
        </w:rPr>
        <w:tab/>
        <w:t>return mid;</w:t>
      </w:r>
    </w:p>
    <w:p w14:paraId="2C741776"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 xml:space="preserve"> else if(x&lt;a[mid])//</w:t>
      </w:r>
      <w:proofErr w:type="gramStart"/>
      <w:r>
        <w:rPr>
          <w:rFonts w:ascii="SimSun" w:eastAsia="SimSun" w:hAnsi="SimSun" w:cs="NSimSun" w:hint="eastAsia"/>
          <w:kern w:val="0"/>
          <w:szCs w:val="21"/>
        </w:rPr>
        <w:t>待查找值位于</w:t>
      </w:r>
      <w:proofErr w:type="gramEnd"/>
      <w:r>
        <w:rPr>
          <w:rFonts w:ascii="SimSun" w:eastAsia="SimSun" w:hAnsi="SimSun" w:cs="NSimSun" w:hint="eastAsia"/>
          <w:kern w:val="0"/>
          <w:szCs w:val="21"/>
        </w:rPr>
        <w:t>数组的前一半</w:t>
      </w:r>
    </w:p>
    <w:p w14:paraId="7CB4CB6D"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r>
      <w:r>
        <w:rPr>
          <w:rFonts w:ascii="SimSun" w:eastAsia="SimSun" w:hAnsi="SimSun" w:cs="NSimSun"/>
          <w:kern w:val="0"/>
          <w:szCs w:val="21"/>
        </w:rPr>
        <w:tab/>
        <w:t>up=mid-1;</w:t>
      </w:r>
    </w:p>
    <w:p w14:paraId="3EED1254"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else</w:t>
      </w:r>
    </w:p>
    <w:p w14:paraId="27E4F290"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lastRenderedPageBreak/>
        <w:tab/>
      </w:r>
      <w:r>
        <w:rPr>
          <w:rFonts w:ascii="SimSun" w:eastAsia="SimSun" w:hAnsi="SimSun" w:cs="NSimSun"/>
          <w:kern w:val="0"/>
          <w:szCs w:val="21"/>
        </w:rPr>
        <w:tab/>
        <w:t xml:space="preserve">    low=mid+1; //</w:t>
      </w:r>
      <w:proofErr w:type="gramStart"/>
      <w:r>
        <w:rPr>
          <w:rFonts w:ascii="SimSun" w:eastAsia="SimSun" w:hAnsi="SimSun" w:cs="NSimSun" w:hint="eastAsia"/>
          <w:kern w:val="0"/>
          <w:szCs w:val="21"/>
        </w:rPr>
        <w:t>待查找值位于</w:t>
      </w:r>
      <w:proofErr w:type="gramEnd"/>
      <w:r>
        <w:rPr>
          <w:rFonts w:ascii="SimSun" w:eastAsia="SimSun" w:hAnsi="SimSun" w:cs="NSimSun" w:hint="eastAsia"/>
          <w:kern w:val="0"/>
          <w:szCs w:val="21"/>
        </w:rPr>
        <w:t>数组的后一半</w:t>
      </w:r>
    </w:p>
    <w:p w14:paraId="153A542F"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w:t>
      </w:r>
    </w:p>
    <w:p w14:paraId="79BC48B1"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ab/>
        <w:t>return -1;</w:t>
      </w:r>
    </w:p>
    <w:p w14:paraId="473DA24A" w14:textId="77777777" w:rsidR="00026995" w:rsidRDefault="00000000">
      <w:pPr>
        <w:autoSpaceDE w:val="0"/>
        <w:autoSpaceDN w:val="0"/>
        <w:adjustRightInd w:val="0"/>
        <w:spacing w:line="300" w:lineRule="auto"/>
        <w:jc w:val="left"/>
        <w:rPr>
          <w:rFonts w:ascii="SimSun" w:eastAsia="SimSun" w:hAnsi="SimSun" w:cs="NSimSun"/>
          <w:kern w:val="0"/>
          <w:szCs w:val="21"/>
        </w:rPr>
      </w:pPr>
      <w:r>
        <w:rPr>
          <w:rFonts w:ascii="SimSun" w:eastAsia="SimSun" w:hAnsi="SimSun" w:cs="NSimSun"/>
          <w:kern w:val="0"/>
          <w:szCs w:val="21"/>
        </w:rPr>
        <w:t>}</w:t>
      </w:r>
    </w:p>
    <w:p w14:paraId="2287D19E" w14:textId="77777777" w:rsidR="00026995" w:rsidRDefault="00000000">
      <w:pPr>
        <w:spacing w:line="300" w:lineRule="auto"/>
        <w:rPr>
          <w:rFonts w:ascii="SimSun" w:eastAsia="SimSun" w:hAnsi="SimSun"/>
          <w:bCs/>
          <w:color w:val="000000"/>
          <w:szCs w:val="21"/>
        </w:rPr>
      </w:pPr>
      <w:r>
        <w:rPr>
          <w:rFonts w:ascii="SimSun" w:eastAsia="SimSun" w:hAnsi="SimSun" w:hint="eastAsia"/>
          <w:szCs w:val="21"/>
        </w:rPr>
        <w:t>5</w:t>
      </w:r>
      <w:r>
        <w:rPr>
          <w:rFonts w:ascii="SimSun" w:eastAsia="SimSun" w:hAnsi="SimSun"/>
          <w:szCs w:val="21"/>
        </w:rPr>
        <w:t>.</w:t>
      </w:r>
      <w:r>
        <w:rPr>
          <w:rFonts w:ascii="SimSun" w:eastAsia="SimSun" w:hAnsi="SimSun"/>
          <w:bCs/>
          <w:color w:val="000000"/>
          <w:szCs w:val="21"/>
        </w:rPr>
        <w:t>实验的收获：</w:t>
      </w:r>
      <w:r>
        <w:rPr>
          <w:rFonts w:ascii="SimSun" w:eastAsia="SimSun" w:hAnsi="SimSun" w:hint="eastAsia"/>
          <w:bCs/>
          <w:color w:val="000000"/>
          <w:szCs w:val="21"/>
        </w:rPr>
        <w:t xml:space="preserve"> </w:t>
      </w:r>
    </w:p>
    <w:p w14:paraId="4F8160FB" w14:textId="77777777" w:rsidR="00026995" w:rsidRDefault="00000000">
      <w:pPr>
        <w:spacing w:line="300" w:lineRule="auto"/>
        <w:rPr>
          <w:rFonts w:ascii="SimSun" w:eastAsia="SimSun" w:hAnsi="SimSun"/>
          <w:szCs w:val="21"/>
        </w:rPr>
      </w:pPr>
      <w:r>
        <w:rPr>
          <w:rFonts w:ascii="SimSun" w:eastAsia="SimSun" w:hAnsi="SimSun" w:hint="eastAsia"/>
          <w:bCs/>
          <w:color w:val="000000"/>
          <w:szCs w:val="21"/>
        </w:rPr>
        <w:t>在这次实验中，我基本上掌握了顺序查找、二分查找的基本思想和实现方法，</w:t>
      </w:r>
      <w:r>
        <w:rPr>
          <w:rFonts w:ascii="SimSun" w:eastAsia="SimSun" w:hAnsi="SimSun"/>
          <w:bCs/>
          <w:color w:val="000000"/>
          <w:szCs w:val="21"/>
        </w:rPr>
        <w:t>体会到同样的数据在不同的查询方法下有着不同的查询效率，</w:t>
      </w:r>
      <w:r>
        <w:rPr>
          <w:rFonts w:ascii="SimSun" w:eastAsia="SimSun" w:hAnsi="SimSun" w:hint="eastAsia"/>
          <w:bCs/>
          <w:color w:val="000000"/>
          <w:szCs w:val="21"/>
        </w:rPr>
        <w:t>例如</w:t>
      </w:r>
      <w:r>
        <w:rPr>
          <w:rFonts w:ascii="SimSun" w:eastAsia="SimSun" w:hAnsi="SimSun"/>
          <w:bCs/>
          <w:color w:val="000000"/>
          <w:szCs w:val="21"/>
        </w:rPr>
        <w:t>用顺序查找法在</w:t>
      </w:r>
      <w:r>
        <w:rPr>
          <w:rFonts w:ascii="SimSun" w:eastAsia="SimSun" w:hAnsi="SimSun" w:hint="eastAsia"/>
          <w:bCs/>
          <w:color w:val="000000"/>
          <w:szCs w:val="21"/>
        </w:rPr>
        <w:t>n</w:t>
      </w:r>
      <w:proofErr w:type="gramStart"/>
      <w:r>
        <w:rPr>
          <w:rFonts w:ascii="SimSun" w:eastAsia="SimSun" w:hAnsi="SimSun"/>
          <w:bCs/>
          <w:color w:val="000000"/>
          <w:szCs w:val="21"/>
        </w:rPr>
        <w:t>个</w:t>
      </w:r>
      <w:proofErr w:type="gramEnd"/>
      <w:r>
        <w:rPr>
          <w:rFonts w:ascii="SimSun" w:eastAsia="SimSun" w:hAnsi="SimSun"/>
          <w:bCs/>
          <w:color w:val="000000"/>
          <w:szCs w:val="21"/>
        </w:rPr>
        <w:t>数据中查找一个关键字</w:t>
      </w:r>
      <w:r>
        <w:rPr>
          <w:rFonts w:ascii="SimSun" w:eastAsia="SimSun" w:hAnsi="SimSun" w:hint="eastAsia"/>
          <w:bCs/>
          <w:color w:val="000000"/>
          <w:szCs w:val="21"/>
        </w:rPr>
        <w:t>，</w:t>
      </w:r>
      <w:r>
        <w:rPr>
          <w:rFonts w:ascii="SimSun" w:eastAsia="SimSun" w:hAnsi="SimSun"/>
          <w:bCs/>
          <w:color w:val="000000"/>
          <w:szCs w:val="21"/>
        </w:rPr>
        <w:t>需要的查找的次数为</w:t>
      </w:r>
      <w:r>
        <w:rPr>
          <w:rFonts w:ascii="SimSun" w:eastAsia="SimSun" w:hAnsi="SimSun" w:hint="eastAsia"/>
          <w:bCs/>
          <w:color w:val="000000"/>
          <w:szCs w:val="21"/>
        </w:rPr>
        <w:t>(</w:t>
      </w:r>
      <w:r>
        <w:rPr>
          <w:rFonts w:ascii="SimSun" w:eastAsia="SimSun" w:hAnsi="SimSun"/>
          <w:bCs/>
          <w:color w:val="000000"/>
          <w:szCs w:val="21"/>
        </w:rPr>
        <w:t>n+1)/2次</w:t>
      </w:r>
      <w:r>
        <w:rPr>
          <w:rFonts w:ascii="SimSun" w:eastAsia="SimSun" w:hAnsi="SimSun" w:hint="eastAsia"/>
          <w:bCs/>
          <w:color w:val="000000"/>
          <w:szCs w:val="21"/>
        </w:rPr>
        <w:t>；但是当线性表采用顺序存储结构，而且表中元素按关键字有序排列时，用二分查找</w:t>
      </w:r>
      <w:r>
        <w:rPr>
          <w:rFonts w:ascii="SimSun" w:eastAsia="SimSun" w:hAnsi="SimSun"/>
          <w:bCs/>
          <w:color w:val="000000"/>
          <w:szCs w:val="21"/>
        </w:rPr>
        <w:t>法只要log2n次，由此可以看出，我们在查找时不仅要考虑查找的实现，还要考虑查找的效率和查找所用的时间</w:t>
      </w:r>
      <w:r>
        <w:rPr>
          <w:rFonts w:ascii="SimSun" w:eastAsia="SimSun" w:hAnsi="SimSun" w:hint="eastAsia"/>
          <w:bCs/>
          <w:color w:val="000000"/>
          <w:szCs w:val="21"/>
        </w:rPr>
        <w:t>。</w:t>
      </w:r>
    </w:p>
    <w:p w14:paraId="31725B12" w14:textId="77777777" w:rsidR="00026995" w:rsidRDefault="00000000">
      <w:pPr>
        <w:autoSpaceDE w:val="0"/>
        <w:autoSpaceDN w:val="0"/>
        <w:adjustRightInd w:val="0"/>
        <w:spacing w:line="300" w:lineRule="auto"/>
        <w:jc w:val="left"/>
        <w:rPr>
          <w:rFonts w:ascii="SimSun" w:eastAsia="SimSun" w:hAnsi="SimSun" w:cs="NSimSun"/>
          <w:b/>
          <w:bCs/>
          <w:kern w:val="0"/>
          <w:sz w:val="28"/>
          <w:szCs w:val="28"/>
          <w:highlight w:val="white"/>
        </w:rPr>
      </w:pPr>
      <w:r>
        <w:rPr>
          <w:rFonts w:ascii="SimSun" w:eastAsia="SimSun" w:hAnsi="SimSun" w:cs="NSimSun" w:hint="eastAsia"/>
          <w:b/>
          <w:bCs/>
          <w:kern w:val="0"/>
          <w:sz w:val="28"/>
          <w:szCs w:val="28"/>
          <w:highlight w:val="white"/>
        </w:rPr>
        <w:t>实验十</w:t>
      </w:r>
    </w:p>
    <w:p w14:paraId="0B1C8BDF" w14:textId="77777777" w:rsidR="00026995" w:rsidRDefault="00000000">
      <w:pPr>
        <w:spacing w:line="300" w:lineRule="auto"/>
        <w:rPr>
          <w:ins w:id="17" w:author="1285231110@qq.com" w:date="2020-11-13T14:34:00Z"/>
          <w:rFonts w:ascii="SimSun" w:eastAsia="SimSun" w:hAnsi="SimSun"/>
          <w:szCs w:val="21"/>
        </w:rPr>
      </w:pPr>
      <w:r>
        <w:rPr>
          <w:rFonts w:ascii="SimSun" w:eastAsia="SimSun" w:hAnsi="SimSun" w:hint="eastAsia"/>
          <w:szCs w:val="21"/>
        </w:rPr>
        <w:t>1</w:t>
      </w:r>
      <w:r>
        <w:rPr>
          <w:rFonts w:ascii="SimSun" w:eastAsia="SimSun" w:hAnsi="SimSun"/>
          <w:szCs w:val="21"/>
        </w:rPr>
        <w:t>.</w:t>
      </w:r>
      <w:r>
        <w:rPr>
          <w:rFonts w:ascii="SimSun" w:eastAsia="SimSun" w:hAnsi="SimSun"/>
          <w:bCs/>
          <w:color w:val="000000"/>
          <w:szCs w:val="21"/>
        </w:rPr>
        <w:t>对象、目的和要求</w:t>
      </w:r>
    </w:p>
    <w:p w14:paraId="612EA4AE"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以数组为对象，对其中某一元素进行</w:t>
      </w:r>
      <w:r>
        <w:rPr>
          <w:rFonts w:ascii="SimSun" w:eastAsia="SimSun" w:hAnsi="SimSun" w:cs="NSimSun" w:hint="eastAsia"/>
          <w:kern w:val="0"/>
          <w:szCs w:val="21"/>
          <w:highlight w:val="white"/>
        </w:rPr>
        <w:t>插入排序、选择排序、冒泡排序。</w:t>
      </w:r>
    </w:p>
    <w:p w14:paraId="557089AA" w14:textId="77777777" w:rsidR="00026995" w:rsidRDefault="00000000">
      <w:pPr>
        <w:spacing w:line="300" w:lineRule="auto"/>
        <w:rPr>
          <w:rFonts w:ascii="SimSun" w:eastAsia="SimSun" w:hAnsi="SimSun"/>
          <w:szCs w:val="21"/>
        </w:rPr>
      </w:pPr>
      <w:r>
        <w:rPr>
          <w:rFonts w:ascii="SimSun" w:eastAsia="SimSun" w:hAnsi="SimSun" w:hint="eastAsia"/>
          <w:szCs w:val="21"/>
        </w:rPr>
        <w:t>2</w:t>
      </w:r>
      <w:r>
        <w:rPr>
          <w:rFonts w:ascii="SimSun" w:eastAsia="SimSun" w:hAnsi="SimSun"/>
          <w:szCs w:val="21"/>
        </w:rPr>
        <w:t>.函数流程图</w:t>
      </w:r>
    </w:p>
    <w:p w14:paraId="595E3285" w14:textId="77777777" w:rsidR="00026995" w:rsidRDefault="00000000">
      <w:pPr>
        <w:spacing w:line="300" w:lineRule="auto"/>
        <w:rPr>
          <w:rFonts w:ascii="SimSun" w:eastAsia="SimSun" w:hAnsi="SimSun"/>
          <w:szCs w:val="21"/>
        </w:rPr>
      </w:pPr>
      <w:r>
        <w:rPr>
          <w:noProof/>
        </w:rPr>
        <w:drawing>
          <wp:inline distT="0" distB="0" distL="0" distR="0" wp14:anchorId="35A28AB9" wp14:editId="37B09940">
            <wp:extent cx="5274310" cy="42335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233545"/>
                    </a:xfrm>
                    <a:prstGeom prst="rect">
                      <a:avLst/>
                    </a:prstGeom>
                    <a:noFill/>
                    <a:ln>
                      <a:noFill/>
                    </a:ln>
                  </pic:spPr>
                </pic:pic>
              </a:graphicData>
            </a:graphic>
          </wp:inline>
        </w:drawing>
      </w:r>
    </w:p>
    <w:p w14:paraId="0DC50A83" w14:textId="77777777" w:rsidR="00026995" w:rsidRDefault="00000000">
      <w:pPr>
        <w:spacing w:line="300" w:lineRule="auto"/>
        <w:rPr>
          <w:rFonts w:ascii="SimSun" w:eastAsia="SimSun" w:hAnsi="SimSun"/>
          <w:bCs/>
          <w:color w:val="000000"/>
          <w:szCs w:val="21"/>
        </w:rPr>
      </w:pPr>
      <w:r>
        <w:rPr>
          <w:rFonts w:ascii="SimSun" w:eastAsia="SimSun" w:hAnsi="SimSun" w:hint="eastAsia"/>
          <w:szCs w:val="21"/>
        </w:rPr>
        <w:t>3</w:t>
      </w:r>
      <w:r>
        <w:rPr>
          <w:rFonts w:ascii="SimSun" w:eastAsia="SimSun" w:hAnsi="SimSun"/>
          <w:szCs w:val="21"/>
        </w:rPr>
        <w:t>.</w:t>
      </w:r>
      <w:r>
        <w:rPr>
          <w:rFonts w:ascii="SimSun" w:eastAsia="SimSun" w:hAnsi="SimSun"/>
          <w:bCs/>
          <w:color w:val="000000"/>
          <w:szCs w:val="21"/>
        </w:rPr>
        <w:t>程序的数据输入要求</w:t>
      </w:r>
      <w:r>
        <w:rPr>
          <w:rFonts w:ascii="SimSun" w:eastAsia="SimSun" w:hAnsi="SimSun" w:hint="eastAsia"/>
          <w:bCs/>
          <w:color w:val="000000"/>
          <w:szCs w:val="21"/>
        </w:rPr>
        <w:t>、</w:t>
      </w:r>
      <w:r>
        <w:rPr>
          <w:rFonts w:ascii="SimSun" w:eastAsia="SimSun" w:hAnsi="SimSun"/>
          <w:bCs/>
          <w:color w:val="000000"/>
          <w:szCs w:val="21"/>
        </w:rPr>
        <w:t>测试数据与运行结果</w:t>
      </w:r>
    </w:p>
    <w:p w14:paraId="5B30F02C"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（1）插入排序</w:t>
      </w:r>
    </w:p>
    <w:p w14:paraId="7F7AA4BE"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数据输入：无</w:t>
      </w:r>
    </w:p>
    <w:p w14:paraId="1F0F0848" w14:textId="77777777" w:rsidR="00026995" w:rsidRDefault="00000000">
      <w:pPr>
        <w:spacing w:line="300" w:lineRule="auto"/>
        <w:rPr>
          <w:rFonts w:ascii="SimSun" w:eastAsia="SimSun" w:hAnsi="SimSun" w:cs="NSimSun"/>
          <w:kern w:val="0"/>
          <w:szCs w:val="21"/>
        </w:rPr>
      </w:pPr>
      <w:r>
        <w:rPr>
          <w:rFonts w:ascii="SimSun" w:eastAsia="SimSun" w:hAnsi="SimSun" w:hint="eastAsia"/>
          <w:bCs/>
          <w:color w:val="000000"/>
          <w:szCs w:val="21"/>
        </w:rPr>
        <w:lastRenderedPageBreak/>
        <w:t>测试数据：</w:t>
      </w:r>
      <w:r>
        <w:rPr>
          <w:rFonts w:ascii="SimSun" w:eastAsia="SimSun" w:hAnsi="SimSun" w:cs="NSimSun"/>
          <w:kern w:val="0"/>
          <w:szCs w:val="21"/>
        </w:rPr>
        <w:t>a[10] = { 2, 3, 1, 1, 6, 7, 9, 5, 0 ,4};</w:t>
      </w:r>
    </w:p>
    <w:p w14:paraId="1EBD845B"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运行结果：成功</w:t>
      </w:r>
    </w:p>
    <w:p w14:paraId="678B547F" w14:textId="77777777" w:rsidR="00026995" w:rsidRDefault="00000000">
      <w:pPr>
        <w:spacing w:line="300" w:lineRule="auto"/>
        <w:rPr>
          <w:rFonts w:ascii="SimSun" w:eastAsia="SimSun" w:hAnsi="SimSun" w:cs="NSimSun"/>
          <w:kern w:val="0"/>
          <w:szCs w:val="21"/>
          <w:highlight w:val="white"/>
        </w:rPr>
      </w:pPr>
      <w:r>
        <w:rPr>
          <w:noProof/>
        </w:rPr>
        <w:drawing>
          <wp:inline distT="0" distB="0" distL="0" distR="0" wp14:anchorId="0CF3EF04" wp14:editId="052519DD">
            <wp:extent cx="21145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2114550" cy="1543050"/>
                    </a:xfrm>
                    <a:prstGeom prst="rect">
                      <a:avLst/>
                    </a:prstGeom>
                  </pic:spPr>
                </pic:pic>
              </a:graphicData>
            </a:graphic>
          </wp:inline>
        </w:drawing>
      </w:r>
    </w:p>
    <w:p w14:paraId="67358A3D"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（2）选择排序</w:t>
      </w:r>
    </w:p>
    <w:p w14:paraId="0C053AE7"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数据输入：无</w:t>
      </w:r>
    </w:p>
    <w:p w14:paraId="3FB1633F" w14:textId="77777777" w:rsidR="00026995" w:rsidRDefault="00000000">
      <w:pPr>
        <w:spacing w:line="300" w:lineRule="auto"/>
        <w:rPr>
          <w:rFonts w:ascii="SimSun" w:eastAsia="SimSun" w:hAnsi="SimSun" w:cs="NSimSun"/>
          <w:kern w:val="0"/>
          <w:szCs w:val="21"/>
        </w:rPr>
      </w:pPr>
      <w:r>
        <w:rPr>
          <w:rFonts w:ascii="SimSun" w:eastAsia="SimSun" w:hAnsi="SimSun" w:hint="eastAsia"/>
          <w:bCs/>
          <w:color w:val="000000"/>
          <w:szCs w:val="21"/>
        </w:rPr>
        <w:t>测试数据：</w:t>
      </w:r>
      <w:r>
        <w:rPr>
          <w:rFonts w:ascii="SimSun" w:eastAsia="SimSun" w:hAnsi="SimSun" w:cs="NSimSun"/>
          <w:kern w:val="0"/>
          <w:szCs w:val="21"/>
        </w:rPr>
        <w:t>a[10] = { 2, 33, 1, 17, 56, 7, 19, 15, 0 ,4};</w:t>
      </w:r>
    </w:p>
    <w:p w14:paraId="13392BA0" w14:textId="77777777" w:rsidR="00026995" w:rsidRDefault="00000000">
      <w:pPr>
        <w:spacing w:line="300" w:lineRule="auto"/>
        <w:rPr>
          <w:rFonts w:ascii="SimSun" w:eastAsia="SimSun" w:hAnsi="SimSun" w:cs="NSimSun"/>
          <w:kern w:val="0"/>
          <w:szCs w:val="21"/>
          <w:highlight w:val="white"/>
        </w:rPr>
      </w:pPr>
      <w:r>
        <w:rPr>
          <w:rFonts w:ascii="SimSun" w:eastAsia="SimSun" w:hAnsi="SimSun" w:hint="eastAsia"/>
          <w:bCs/>
          <w:color w:val="000000"/>
          <w:szCs w:val="21"/>
        </w:rPr>
        <w:t>运行结果：成功</w:t>
      </w:r>
    </w:p>
    <w:p w14:paraId="134B5465" w14:textId="77777777" w:rsidR="00026995" w:rsidRDefault="00000000">
      <w:pPr>
        <w:spacing w:line="300" w:lineRule="auto"/>
        <w:rPr>
          <w:rFonts w:ascii="SimSun" w:eastAsia="SimSun" w:hAnsi="SimSun" w:cs="NSimSun"/>
          <w:kern w:val="0"/>
          <w:szCs w:val="21"/>
          <w:highlight w:val="white"/>
        </w:rPr>
      </w:pPr>
      <w:r>
        <w:rPr>
          <w:noProof/>
        </w:rPr>
        <w:drawing>
          <wp:inline distT="0" distB="0" distL="0" distR="0" wp14:anchorId="7B5DE99B" wp14:editId="5CD7D399">
            <wp:extent cx="2705100" cy="1447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2705100" cy="1447800"/>
                    </a:xfrm>
                    <a:prstGeom prst="rect">
                      <a:avLst/>
                    </a:prstGeom>
                  </pic:spPr>
                </pic:pic>
              </a:graphicData>
            </a:graphic>
          </wp:inline>
        </w:drawing>
      </w:r>
    </w:p>
    <w:p w14:paraId="4BF1742B" w14:textId="77777777" w:rsidR="00026995" w:rsidRDefault="00000000">
      <w:pPr>
        <w:spacing w:line="300" w:lineRule="auto"/>
        <w:rPr>
          <w:rFonts w:ascii="SimSun" w:eastAsia="SimSun" w:hAnsi="SimSun" w:cs="NSimSun"/>
          <w:kern w:val="0"/>
          <w:szCs w:val="21"/>
        </w:rPr>
      </w:pPr>
      <w:r>
        <w:rPr>
          <w:rFonts w:ascii="SimSun" w:eastAsia="SimSun" w:hAnsi="SimSun" w:cs="NSimSun" w:hint="eastAsia"/>
          <w:kern w:val="0"/>
          <w:szCs w:val="21"/>
          <w:highlight w:val="white"/>
        </w:rPr>
        <w:t>（3）冒泡排序。</w:t>
      </w:r>
    </w:p>
    <w:p w14:paraId="0902686C"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数据输入：无</w:t>
      </w:r>
    </w:p>
    <w:p w14:paraId="3C6C9FB2" w14:textId="77777777" w:rsidR="00026995" w:rsidRDefault="00000000">
      <w:pPr>
        <w:spacing w:line="300" w:lineRule="auto"/>
        <w:rPr>
          <w:rFonts w:ascii="SimSun" w:eastAsia="SimSun" w:hAnsi="SimSun" w:cs="NSimSun"/>
          <w:kern w:val="0"/>
          <w:szCs w:val="21"/>
        </w:rPr>
      </w:pPr>
      <w:r>
        <w:rPr>
          <w:rFonts w:ascii="SimSun" w:eastAsia="SimSun" w:hAnsi="SimSun" w:hint="eastAsia"/>
          <w:bCs/>
          <w:color w:val="000000"/>
          <w:szCs w:val="21"/>
        </w:rPr>
        <w:t>测试数据：</w:t>
      </w:r>
      <w:r>
        <w:rPr>
          <w:rFonts w:ascii="SimSun" w:eastAsia="SimSun" w:hAnsi="SimSun"/>
          <w:szCs w:val="21"/>
        </w:rPr>
        <w:t>a[10]={ 42, 3, 1, 71, 6, 57, 91, 15, 10 ,14};</w:t>
      </w:r>
    </w:p>
    <w:p w14:paraId="2E374CCD" w14:textId="77777777" w:rsidR="00026995" w:rsidRDefault="00000000">
      <w:pPr>
        <w:spacing w:line="300" w:lineRule="auto"/>
        <w:rPr>
          <w:rFonts w:ascii="SimSun" w:eastAsia="SimSun" w:hAnsi="SimSun"/>
          <w:szCs w:val="21"/>
        </w:rPr>
      </w:pPr>
      <w:r>
        <w:rPr>
          <w:rFonts w:ascii="SimSun" w:eastAsia="SimSun" w:hAnsi="SimSun" w:hint="eastAsia"/>
          <w:bCs/>
          <w:color w:val="000000"/>
          <w:szCs w:val="21"/>
        </w:rPr>
        <w:t>运行结果：成功</w:t>
      </w:r>
    </w:p>
    <w:p w14:paraId="1A8A25D9" w14:textId="77777777" w:rsidR="00026995" w:rsidRDefault="00000000">
      <w:pPr>
        <w:spacing w:line="300" w:lineRule="auto"/>
        <w:rPr>
          <w:rFonts w:ascii="SimSun" w:eastAsia="SimSun" w:hAnsi="SimSun"/>
          <w:szCs w:val="21"/>
        </w:rPr>
      </w:pPr>
      <w:r>
        <w:rPr>
          <w:noProof/>
        </w:rPr>
        <w:drawing>
          <wp:inline distT="0" distB="0" distL="0" distR="0" wp14:anchorId="5EDD6AD3" wp14:editId="6F57FD1C">
            <wp:extent cx="2733675" cy="14122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rcRect b="19398"/>
                    <a:stretch>
                      <a:fillRect/>
                    </a:stretch>
                  </pic:blipFill>
                  <pic:spPr>
                    <a:xfrm>
                      <a:off x="0" y="0"/>
                      <a:ext cx="2733675" cy="1412630"/>
                    </a:xfrm>
                    <a:prstGeom prst="rect">
                      <a:avLst/>
                    </a:prstGeom>
                    <a:ln>
                      <a:noFill/>
                    </a:ln>
                  </pic:spPr>
                </pic:pic>
              </a:graphicData>
            </a:graphic>
          </wp:inline>
        </w:drawing>
      </w:r>
    </w:p>
    <w:p w14:paraId="40DAB359" w14:textId="77777777" w:rsidR="00026995" w:rsidRDefault="00000000">
      <w:pPr>
        <w:spacing w:line="300" w:lineRule="auto"/>
        <w:rPr>
          <w:rFonts w:ascii="SimSun" w:eastAsia="SimSun" w:hAnsi="SimSun"/>
          <w:szCs w:val="21"/>
        </w:rPr>
      </w:pPr>
      <w:r>
        <w:rPr>
          <w:rFonts w:ascii="SimSun" w:eastAsia="SimSun" w:hAnsi="SimSun" w:hint="eastAsia"/>
          <w:szCs w:val="21"/>
        </w:rPr>
        <w:t>4</w:t>
      </w:r>
      <w:r>
        <w:rPr>
          <w:rFonts w:ascii="SimSun" w:eastAsia="SimSun" w:hAnsi="SimSun"/>
          <w:szCs w:val="21"/>
        </w:rPr>
        <w:t>.带有注释的源程序</w:t>
      </w:r>
    </w:p>
    <w:p w14:paraId="211F3C0B" w14:textId="77777777" w:rsidR="00026995" w:rsidRDefault="00000000">
      <w:pPr>
        <w:spacing w:line="300" w:lineRule="auto"/>
        <w:rPr>
          <w:rFonts w:ascii="SimSun" w:eastAsia="SimSun" w:hAnsi="SimSun" w:cs="NSimSun"/>
          <w:kern w:val="0"/>
          <w:szCs w:val="21"/>
          <w:highlight w:val="white"/>
        </w:rPr>
      </w:pPr>
      <w:r>
        <w:rPr>
          <w:rFonts w:ascii="SimSun" w:eastAsia="SimSun" w:hAnsi="SimSun" w:hint="eastAsia"/>
          <w:szCs w:val="21"/>
        </w:rPr>
        <w:t>（1）</w:t>
      </w:r>
      <w:r>
        <w:rPr>
          <w:rFonts w:ascii="SimSun" w:eastAsia="SimSun" w:hAnsi="SimSun" w:cs="NSimSun" w:hint="eastAsia"/>
          <w:kern w:val="0"/>
          <w:szCs w:val="21"/>
          <w:highlight w:val="white"/>
        </w:rPr>
        <w:t>插入排序</w:t>
      </w:r>
    </w:p>
    <w:p w14:paraId="464F3C40"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//实验十：插入排序</w:t>
      </w:r>
    </w:p>
    <w:p w14:paraId="68C73D50"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#include&lt;stdio.h&gt;</w:t>
      </w:r>
    </w:p>
    <w:p w14:paraId="3E880CA4"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int main()</w:t>
      </w:r>
    </w:p>
    <w:p w14:paraId="0459BC9C"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 xml:space="preserve">{   </w:t>
      </w:r>
    </w:p>
    <w:p w14:paraId="01A555A9"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lastRenderedPageBreak/>
        <w:tab/>
        <w:t>void ins_sort(int a[],int n);</w:t>
      </w:r>
    </w:p>
    <w:p w14:paraId="3ED3F595"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int a[10] = { 2, 3, 1, 1, 6, 7, 9, 5, 0 ,4};</w:t>
      </w:r>
    </w:p>
    <w:p w14:paraId="64813004"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int i;</w:t>
      </w:r>
    </w:p>
    <w:p w14:paraId="4B1BFB6B"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printf("排序前的数组：\n");</w:t>
      </w:r>
    </w:p>
    <w:p w14:paraId="0B891C47"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for(i=0;i&lt;=9;i++)</w:t>
      </w:r>
    </w:p>
    <w:p w14:paraId="260E928E"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 xml:space="preserve">    printf("%d ",a[i]);</w:t>
      </w:r>
    </w:p>
    <w:p w14:paraId="1819255C"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printf("\n");</w:t>
      </w:r>
    </w:p>
    <w:p w14:paraId="17BAF0BF"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ins_sort(a,10);</w:t>
      </w:r>
    </w:p>
    <w:p w14:paraId="79B29D4F"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printf("排序后的数组：\n");</w:t>
      </w:r>
    </w:p>
    <w:p w14:paraId="5449DC4E"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for(i=0;i&lt;=9;i++)</w:t>
      </w:r>
    </w:p>
    <w:p w14:paraId="309578E0"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 xml:space="preserve">    printf("%d ",a[i]);</w:t>
      </w:r>
    </w:p>
    <w:p w14:paraId="714AE95C"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printf("\n");</w:t>
      </w:r>
    </w:p>
    <w:p w14:paraId="61E77345"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return 0;</w:t>
      </w:r>
    </w:p>
    <w:p w14:paraId="073DF9DB"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w:t>
      </w:r>
    </w:p>
    <w:p w14:paraId="6FA70D97"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void ins_sort(int a[],int n)//后插法</w:t>
      </w:r>
    </w:p>
    <w:p w14:paraId="76C13B2F"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w:t>
      </w:r>
    </w:p>
    <w:p w14:paraId="6E08787A"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int i,j,k;</w:t>
      </w:r>
    </w:p>
    <w:p w14:paraId="5602CAA4"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for(i=1;i&lt;n;i++)</w:t>
      </w:r>
    </w:p>
    <w:p w14:paraId="4424EC31"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w:t>
      </w:r>
    </w:p>
    <w:p w14:paraId="5785DBE1"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k=a[i];</w:t>
      </w:r>
    </w:p>
    <w:p w14:paraId="45513CE6"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for(j=i-1;j&gt;=0&amp;&amp;k&lt;a[j];j--)//将比k大的 元素依次右移一个位置</w:t>
      </w:r>
    </w:p>
    <w:p w14:paraId="589A2E8D"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r>
      <w:r>
        <w:rPr>
          <w:rFonts w:ascii="SimSun" w:eastAsia="SimSun" w:hAnsi="SimSun" w:cs="NSimSun"/>
          <w:kern w:val="0"/>
          <w:szCs w:val="21"/>
        </w:rPr>
        <w:tab/>
        <w:t>a[j+1]=a[j];</w:t>
      </w:r>
    </w:p>
    <w:p w14:paraId="2DF8BFC0"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a[j+1]=k;</w:t>
      </w:r>
    </w:p>
    <w:p w14:paraId="3AE0EB23"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w:t>
      </w:r>
    </w:p>
    <w:p w14:paraId="61A97501"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kern w:val="0"/>
          <w:szCs w:val="21"/>
        </w:rPr>
        <w:t>}</w:t>
      </w:r>
    </w:p>
    <w:p w14:paraId="3CFA98A8"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hint="eastAsia"/>
          <w:kern w:val="0"/>
          <w:szCs w:val="21"/>
          <w:highlight w:val="white"/>
        </w:rPr>
        <w:t>（2）选择排序</w:t>
      </w:r>
    </w:p>
    <w:p w14:paraId="74BF3115"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//实验十：选择排序</w:t>
      </w:r>
    </w:p>
    <w:p w14:paraId="65CADA7A"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#include&lt;stdio.h&gt;</w:t>
      </w:r>
    </w:p>
    <w:p w14:paraId="322C713C"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int main()</w:t>
      </w:r>
    </w:p>
    <w:p w14:paraId="6E00C863"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w:t>
      </w:r>
    </w:p>
    <w:p w14:paraId="2F1463A5"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void choose_sort(int a[],int n);</w:t>
      </w:r>
    </w:p>
    <w:p w14:paraId="3C3F7726"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int a[10] = { 2, 33, 1, 17, 56, 7, 19, 15, 0 ,4};</w:t>
      </w:r>
    </w:p>
    <w:p w14:paraId="69CACE36"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int i;</w:t>
      </w:r>
    </w:p>
    <w:p w14:paraId="2455CC8E"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printf("排序前的数组：\n");</w:t>
      </w:r>
    </w:p>
    <w:p w14:paraId="0A951C63"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for(i=0;i&lt;=9;i++)</w:t>
      </w:r>
    </w:p>
    <w:p w14:paraId="156EA94E"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lastRenderedPageBreak/>
        <w:t xml:space="preserve">    printf("%d ",a[i]);</w:t>
      </w:r>
    </w:p>
    <w:p w14:paraId="5161D6AC"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printf("\n");</w:t>
      </w:r>
    </w:p>
    <w:p w14:paraId="31756D4F"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choose_sort(a, 10);</w:t>
      </w:r>
    </w:p>
    <w:p w14:paraId="00EF4DF7"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printf("排序后的数组：\n");</w:t>
      </w:r>
    </w:p>
    <w:p w14:paraId="778E9D2C"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for(i=0;i&lt;=9;i++)</w:t>
      </w:r>
    </w:p>
    <w:p w14:paraId="353093C7"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 xml:space="preserve">    printf("%d ",a[i]);</w:t>
      </w:r>
    </w:p>
    <w:p w14:paraId="23A202CD"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printf("\n");</w:t>
      </w:r>
    </w:p>
    <w:p w14:paraId="19522D38"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return 0;</w:t>
      </w:r>
    </w:p>
    <w:p w14:paraId="009D8069"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w:t>
      </w:r>
    </w:p>
    <w:p w14:paraId="3553DF10"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void choose_sort(int a[], int n)</w:t>
      </w:r>
    </w:p>
    <w:p w14:paraId="6DA13503"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w:t>
      </w:r>
    </w:p>
    <w:p w14:paraId="5C7BB561"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int i,j,p,t;</w:t>
      </w:r>
    </w:p>
    <w:p w14:paraId="10EA2115"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for(i=0;i&lt;=n-1;i++)</w:t>
      </w:r>
    </w:p>
    <w:p w14:paraId="0103EA1D"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w:t>
      </w:r>
    </w:p>
    <w:p w14:paraId="0E3918F4"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p=i;</w:t>
      </w:r>
    </w:p>
    <w:p w14:paraId="3F7F07E2"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for(j=i+1;j&lt;n;j++)</w:t>
      </w:r>
    </w:p>
    <w:p w14:paraId="075E33C5"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r>
      <w:r>
        <w:rPr>
          <w:rFonts w:ascii="SimSun" w:eastAsia="SimSun" w:hAnsi="SimSun" w:cs="NSimSun"/>
          <w:kern w:val="0"/>
          <w:szCs w:val="21"/>
        </w:rPr>
        <w:tab/>
        <w:t>if(a[j]&lt;a[p])</w:t>
      </w:r>
    </w:p>
    <w:p w14:paraId="43F4D373"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r>
      <w:r>
        <w:rPr>
          <w:rFonts w:ascii="SimSun" w:eastAsia="SimSun" w:hAnsi="SimSun" w:cs="NSimSun"/>
          <w:kern w:val="0"/>
          <w:szCs w:val="21"/>
        </w:rPr>
        <w:tab/>
      </w:r>
      <w:r>
        <w:rPr>
          <w:rFonts w:ascii="SimSun" w:eastAsia="SimSun" w:hAnsi="SimSun" w:cs="NSimSun"/>
          <w:kern w:val="0"/>
          <w:szCs w:val="21"/>
        </w:rPr>
        <w:tab/>
        <w:t>p=j;</w:t>
      </w:r>
    </w:p>
    <w:p w14:paraId="2260B62D"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 xml:space="preserve">    if(p!=i)</w:t>
      </w:r>
    </w:p>
    <w:p w14:paraId="73399631"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r>
      <w:r>
        <w:rPr>
          <w:rFonts w:ascii="SimSun" w:eastAsia="SimSun" w:hAnsi="SimSun" w:cs="NSimSun"/>
          <w:kern w:val="0"/>
          <w:szCs w:val="21"/>
        </w:rPr>
        <w:tab/>
        <w:t xml:space="preserve">       {</w:t>
      </w:r>
    </w:p>
    <w:p w14:paraId="0343B856" w14:textId="77777777" w:rsidR="00026995" w:rsidRDefault="00000000">
      <w:pPr>
        <w:spacing w:line="300" w:lineRule="auto"/>
        <w:ind w:firstLineChars="900" w:firstLine="1890"/>
        <w:rPr>
          <w:rFonts w:ascii="SimSun" w:eastAsia="SimSun" w:hAnsi="SimSun" w:cs="NSimSun"/>
          <w:kern w:val="0"/>
          <w:szCs w:val="21"/>
        </w:rPr>
      </w:pPr>
      <w:r>
        <w:rPr>
          <w:rFonts w:ascii="SimSun" w:eastAsia="SimSun" w:hAnsi="SimSun" w:cs="NSimSun"/>
          <w:kern w:val="0"/>
          <w:szCs w:val="21"/>
        </w:rPr>
        <w:t>t=a[p];</w:t>
      </w:r>
    </w:p>
    <w:p w14:paraId="58036952" w14:textId="77777777" w:rsidR="00026995" w:rsidRDefault="00000000">
      <w:pPr>
        <w:spacing w:line="300" w:lineRule="auto"/>
        <w:ind w:firstLineChars="900" w:firstLine="1890"/>
        <w:rPr>
          <w:rFonts w:ascii="SimSun" w:eastAsia="SimSun" w:hAnsi="SimSun" w:cs="NSimSun"/>
          <w:kern w:val="0"/>
          <w:szCs w:val="21"/>
        </w:rPr>
      </w:pPr>
      <w:r>
        <w:rPr>
          <w:rFonts w:ascii="SimSun" w:eastAsia="SimSun" w:hAnsi="SimSun" w:cs="NSimSun"/>
          <w:kern w:val="0"/>
          <w:szCs w:val="21"/>
        </w:rPr>
        <w:t>a[p]=a[i];</w:t>
      </w:r>
    </w:p>
    <w:p w14:paraId="15EC63D5" w14:textId="77777777" w:rsidR="00026995" w:rsidRDefault="00000000">
      <w:pPr>
        <w:spacing w:line="300" w:lineRule="auto"/>
        <w:ind w:firstLineChars="900" w:firstLine="1890"/>
        <w:rPr>
          <w:rFonts w:ascii="SimSun" w:eastAsia="SimSun" w:hAnsi="SimSun" w:cs="NSimSun"/>
          <w:kern w:val="0"/>
          <w:szCs w:val="21"/>
        </w:rPr>
      </w:pPr>
      <w:r>
        <w:rPr>
          <w:rFonts w:ascii="SimSun" w:eastAsia="SimSun" w:hAnsi="SimSun" w:cs="NSimSun"/>
          <w:kern w:val="0"/>
          <w:szCs w:val="21"/>
        </w:rPr>
        <w:t>a[i]=t;</w:t>
      </w:r>
    </w:p>
    <w:p w14:paraId="28BEA238" w14:textId="77777777" w:rsidR="00026995" w:rsidRDefault="00000000">
      <w:pPr>
        <w:spacing w:line="300" w:lineRule="auto"/>
        <w:ind w:firstLineChars="800" w:firstLine="1680"/>
        <w:rPr>
          <w:rFonts w:ascii="SimSun" w:eastAsia="SimSun" w:hAnsi="SimSun" w:cs="NSimSun"/>
          <w:kern w:val="0"/>
          <w:szCs w:val="21"/>
        </w:rPr>
      </w:pPr>
      <w:r>
        <w:rPr>
          <w:rFonts w:ascii="SimSun" w:eastAsia="SimSun" w:hAnsi="SimSun" w:cs="NSimSun"/>
          <w:kern w:val="0"/>
          <w:szCs w:val="21"/>
        </w:rPr>
        <w:t>}</w:t>
      </w:r>
    </w:p>
    <w:p w14:paraId="34620EE5" w14:textId="77777777" w:rsidR="00026995" w:rsidRDefault="00000000">
      <w:pPr>
        <w:spacing w:line="300" w:lineRule="auto"/>
        <w:rPr>
          <w:rFonts w:ascii="SimSun" w:eastAsia="SimSun" w:hAnsi="SimSun" w:cs="NSimSun"/>
          <w:kern w:val="0"/>
          <w:szCs w:val="21"/>
        </w:rPr>
      </w:pPr>
      <w:r>
        <w:rPr>
          <w:rFonts w:ascii="SimSun" w:eastAsia="SimSun" w:hAnsi="SimSun" w:cs="NSimSun"/>
          <w:kern w:val="0"/>
          <w:szCs w:val="21"/>
        </w:rPr>
        <w:tab/>
        <w:t>}</w:t>
      </w:r>
    </w:p>
    <w:p w14:paraId="30E224C9" w14:textId="77777777" w:rsidR="00026995" w:rsidRDefault="00000000">
      <w:pPr>
        <w:spacing w:line="300" w:lineRule="auto"/>
        <w:rPr>
          <w:rFonts w:ascii="SimSun" w:eastAsia="SimSun" w:hAnsi="SimSun" w:cs="NSimSun"/>
          <w:kern w:val="0"/>
          <w:szCs w:val="21"/>
          <w:highlight w:val="white"/>
        </w:rPr>
      </w:pPr>
      <w:r>
        <w:rPr>
          <w:rFonts w:ascii="SimSun" w:eastAsia="SimSun" w:hAnsi="SimSun" w:cs="NSimSun"/>
          <w:kern w:val="0"/>
          <w:szCs w:val="21"/>
        </w:rPr>
        <w:t>}</w:t>
      </w:r>
    </w:p>
    <w:p w14:paraId="6EA9F255" w14:textId="77777777" w:rsidR="00026995" w:rsidRDefault="00000000">
      <w:pPr>
        <w:spacing w:line="300" w:lineRule="auto"/>
        <w:rPr>
          <w:rFonts w:ascii="SimSun" w:eastAsia="SimSun" w:hAnsi="SimSun"/>
          <w:szCs w:val="21"/>
        </w:rPr>
      </w:pPr>
      <w:r>
        <w:rPr>
          <w:rFonts w:ascii="SimSun" w:eastAsia="SimSun" w:hAnsi="SimSun" w:cs="NSimSun" w:hint="eastAsia"/>
          <w:kern w:val="0"/>
          <w:szCs w:val="21"/>
          <w:highlight w:val="white"/>
        </w:rPr>
        <w:t>（3）冒泡排序。</w:t>
      </w:r>
    </w:p>
    <w:p w14:paraId="08C29361" w14:textId="77777777" w:rsidR="00026995" w:rsidRDefault="00000000">
      <w:pPr>
        <w:spacing w:line="300" w:lineRule="auto"/>
        <w:rPr>
          <w:rFonts w:ascii="SimSun" w:eastAsia="SimSun" w:hAnsi="SimSun"/>
          <w:szCs w:val="21"/>
        </w:rPr>
      </w:pPr>
      <w:r>
        <w:rPr>
          <w:rFonts w:ascii="SimSun" w:eastAsia="SimSun" w:hAnsi="SimSun"/>
          <w:szCs w:val="21"/>
        </w:rPr>
        <w:t>//实验十：冒泡排序。</w:t>
      </w:r>
    </w:p>
    <w:p w14:paraId="2B9CA451" w14:textId="77777777" w:rsidR="00026995" w:rsidRDefault="00000000">
      <w:pPr>
        <w:spacing w:line="300" w:lineRule="auto"/>
        <w:rPr>
          <w:rFonts w:ascii="SimSun" w:eastAsia="SimSun" w:hAnsi="SimSun"/>
          <w:szCs w:val="21"/>
        </w:rPr>
      </w:pPr>
      <w:r>
        <w:rPr>
          <w:rFonts w:ascii="SimSun" w:eastAsia="SimSun" w:hAnsi="SimSun"/>
          <w:szCs w:val="21"/>
        </w:rPr>
        <w:t>#include&lt;stdio.h&gt;</w:t>
      </w:r>
    </w:p>
    <w:p w14:paraId="3358741E" w14:textId="77777777" w:rsidR="00026995" w:rsidRDefault="00000000">
      <w:pPr>
        <w:spacing w:line="300" w:lineRule="auto"/>
        <w:rPr>
          <w:rFonts w:ascii="SimSun" w:eastAsia="SimSun" w:hAnsi="SimSun"/>
          <w:szCs w:val="21"/>
        </w:rPr>
      </w:pPr>
      <w:r>
        <w:rPr>
          <w:rFonts w:ascii="SimSun" w:eastAsia="SimSun" w:hAnsi="SimSun"/>
          <w:szCs w:val="21"/>
        </w:rPr>
        <w:t>int main()</w:t>
      </w:r>
    </w:p>
    <w:p w14:paraId="636B81AE" w14:textId="77777777" w:rsidR="00026995" w:rsidRDefault="00000000">
      <w:pPr>
        <w:spacing w:line="300" w:lineRule="auto"/>
        <w:rPr>
          <w:rFonts w:ascii="SimSun" w:eastAsia="SimSun" w:hAnsi="SimSun"/>
          <w:szCs w:val="21"/>
        </w:rPr>
      </w:pPr>
      <w:r>
        <w:rPr>
          <w:rFonts w:ascii="SimSun" w:eastAsia="SimSun" w:hAnsi="SimSun"/>
          <w:szCs w:val="21"/>
        </w:rPr>
        <w:t>{</w:t>
      </w:r>
    </w:p>
    <w:p w14:paraId="2E5AE7CC" w14:textId="77777777" w:rsidR="00026995" w:rsidRDefault="00000000">
      <w:pPr>
        <w:spacing w:line="300" w:lineRule="auto"/>
        <w:rPr>
          <w:rFonts w:ascii="SimSun" w:eastAsia="SimSun" w:hAnsi="SimSun"/>
          <w:szCs w:val="21"/>
        </w:rPr>
      </w:pPr>
      <w:r>
        <w:rPr>
          <w:rFonts w:ascii="SimSun" w:eastAsia="SimSun" w:hAnsi="SimSun"/>
          <w:szCs w:val="21"/>
        </w:rPr>
        <w:tab/>
        <w:t>void papaw_sort(int a[],int n);</w:t>
      </w:r>
    </w:p>
    <w:p w14:paraId="707B530D" w14:textId="77777777" w:rsidR="00026995" w:rsidRDefault="00000000">
      <w:pPr>
        <w:spacing w:line="300" w:lineRule="auto"/>
        <w:rPr>
          <w:rFonts w:ascii="SimSun" w:eastAsia="SimSun" w:hAnsi="SimSun"/>
          <w:szCs w:val="21"/>
        </w:rPr>
      </w:pPr>
      <w:r>
        <w:rPr>
          <w:rFonts w:ascii="SimSun" w:eastAsia="SimSun" w:hAnsi="SimSun"/>
          <w:szCs w:val="21"/>
        </w:rPr>
        <w:tab/>
        <w:t>int a[10]={ 42, 3, 1, 71, 6, 57, 91, 15, 10 ,14};</w:t>
      </w:r>
    </w:p>
    <w:p w14:paraId="462E00AD" w14:textId="77777777" w:rsidR="00026995" w:rsidRDefault="00000000">
      <w:pPr>
        <w:spacing w:line="300" w:lineRule="auto"/>
        <w:rPr>
          <w:rFonts w:ascii="SimSun" w:eastAsia="SimSun" w:hAnsi="SimSun"/>
          <w:szCs w:val="21"/>
        </w:rPr>
      </w:pPr>
      <w:r>
        <w:rPr>
          <w:rFonts w:ascii="SimSun" w:eastAsia="SimSun" w:hAnsi="SimSun"/>
          <w:szCs w:val="21"/>
        </w:rPr>
        <w:tab/>
        <w:t>int i;</w:t>
      </w:r>
    </w:p>
    <w:p w14:paraId="6DDCB680" w14:textId="77777777" w:rsidR="00026995" w:rsidRDefault="00000000">
      <w:pPr>
        <w:spacing w:line="300" w:lineRule="auto"/>
        <w:rPr>
          <w:rFonts w:ascii="SimSun" w:eastAsia="SimSun" w:hAnsi="SimSun"/>
          <w:szCs w:val="21"/>
        </w:rPr>
      </w:pPr>
      <w:r>
        <w:rPr>
          <w:rFonts w:ascii="SimSun" w:eastAsia="SimSun" w:hAnsi="SimSun"/>
          <w:szCs w:val="21"/>
        </w:rPr>
        <w:tab/>
        <w:t>printf("排序前的数组：\n");</w:t>
      </w:r>
    </w:p>
    <w:p w14:paraId="47523B8B" w14:textId="77777777" w:rsidR="00026995" w:rsidRDefault="00000000">
      <w:pPr>
        <w:spacing w:line="300" w:lineRule="auto"/>
        <w:rPr>
          <w:rFonts w:ascii="SimSun" w:eastAsia="SimSun" w:hAnsi="SimSun"/>
          <w:szCs w:val="21"/>
        </w:rPr>
      </w:pPr>
      <w:r>
        <w:rPr>
          <w:rFonts w:ascii="SimSun" w:eastAsia="SimSun" w:hAnsi="SimSun"/>
          <w:szCs w:val="21"/>
        </w:rPr>
        <w:lastRenderedPageBreak/>
        <w:tab/>
        <w:t>for(i=0;i&lt;=9;i++)</w:t>
      </w:r>
    </w:p>
    <w:p w14:paraId="38C324D4" w14:textId="77777777" w:rsidR="00026995" w:rsidRDefault="00000000">
      <w:pPr>
        <w:spacing w:line="300" w:lineRule="auto"/>
        <w:rPr>
          <w:rFonts w:ascii="SimSun" w:eastAsia="SimSun" w:hAnsi="SimSun"/>
          <w:szCs w:val="21"/>
        </w:rPr>
      </w:pPr>
      <w:r>
        <w:rPr>
          <w:rFonts w:ascii="SimSun" w:eastAsia="SimSun" w:hAnsi="SimSun"/>
          <w:szCs w:val="21"/>
        </w:rPr>
        <w:tab/>
        <w:t>printf("%d ",a[i]);</w:t>
      </w:r>
    </w:p>
    <w:p w14:paraId="3168B0FC" w14:textId="77777777" w:rsidR="00026995" w:rsidRDefault="00000000">
      <w:pPr>
        <w:spacing w:line="300" w:lineRule="auto"/>
        <w:rPr>
          <w:rFonts w:ascii="SimSun" w:eastAsia="SimSun" w:hAnsi="SimSun"/>
          <w:szCs w:val="21"/>
        </w:rPr>
      </w:pPr>
      <w:r>
        <w:rPr>
          <w:rFonts w:ascii="SimSun" w:eastAsia="SimSun" w:hAnsi="SimSun"/>
          <w:szCs w:val="21"/>
        </w:rPr>
        <w:tab/>
        <w:t>printf("\n");</w:t>
      </w:r>
    </w:p>
    <w:p w14:paraId="185A7077" w14:textId="77777777" w:rsidR="00026995" w:rsidRDefault="00000000">
      <w:pPr>
        <w:spacing w:line="300" w:lineRule="auto"/>
        <w:rPr>
          <w:rFonts w:ascii="SimSun" w:eastAsia="SimSun" w:hAnsi="SimSun"/>
          <w:szCs w:val="21"/>
        </w:rPr>
      </w:pPr>
      <w:r>
        <w:rPr>
          <w:rFonts w:ascii="SimSun" w:eastAsia="SimSun" w:hAnsi="SimSun"/>
          <w:szCs w:val="21"/>
        </w:rPr>
        <w:tab/>
        <w:t>papaw_sort(a, 10);</w:t>
      </w:r>
    </w:p>
    <w:p w14:paraId="6099528E" w14:textId="77777777" w:rsidR="00026995" w:rsidRDefault="00000000">
      <w:pPr>
        <w:spacing w:line="300" w:lineRule="auto"/>
        <w:rPr>
          <w:rFonts w:ascii="SimSun" w:eastAsia="SimSun" w:hAnsi="SimSun"/>
          <w:szCs w:val="21"/>
        </w:rPr>
      </w:pPr>
      <w:r>
        <w:rPr>
          <w:rFonts w:ascii="SimSun" w:eastAsia="SimSun" w:hAnsi="SimSun"/>
          <w:szCs w:val="21"/>
        </w:rPr>
        <w:tab/>
        <w:t>printf("排序后的数组：\n");</w:t>
      </w:r>
    </w:p>
    <w:p w14:paraId="7500FCCE" w14:textId="77777777" w:rsidR="00026995" w:rsidRDefault="00000000">
      <w:pPr>
        <w:spacing w:line="300" w:lineRule="auto"/>
        <w:rPr>
          <w:rFonts w:ascii="SimSun" w:eastAsia="SimSun" w:hAnsi="SimSun"/>
          <w:szCs w:val="21"/>
        </w:rPr>
      </w:pPr>
      <w:r>
        <w:rPr>
          <w:rFonts w:ascii="SimSun" w:eastAsia="SimSun" w:hAnsi="SimSun"/>
          <w:szCs w:val="21"/>
        </w:rPr>
        <w:tab/>
        <w:t>for(i=0;i&lt;=9;i++)</w:t>
      </w:r>
    </w:p>
    <w:p w14:paraId="41EF6844" w14:textId="77777777" w:rsidR="00026995" w:rsidRDefault="00000000">
      <w:pPr>
        <w:spacing w:line="300" w:lineRule="auto"/>
        <w:rPr>
          <w:rFonts w:ascii="SimSun" w:eastAsia="SimSun" w:hAnsi="SimSun"/>
          <w:szCs w:val="21"/>
        </w:rPr>
      </w:pPr>
      <w:r>
        <w:rPr>
          <w:rFonts w:ascii="SimSun" w:eastAsia="SimSun" w:hAnsi="SimSun"/>
          <w:szCs w:val="21"/>
        </w:rPr>
        <w:tab/>
        <w:t>printf("%d ",a[i]);</w:t>
      </w:r>
    </w:p>
    <w:p w14:paraId="187FD53E" w14:textId="77777777" w:rsidR="00026995" w:rsidRDefault="00000000">
      <w:pPr>
        <w:spacing w:line="300" w:lineRule="auto"/>
        <w:rPr>
          <w:rFonts w:ascii="SimSun" w:eastAsia="SimSun" w:hAnsi="SimSun"/>
          <w:szCs w:val="21"/>
        </w:rPr>
      </w:pPr>
      <w:r>
        <w:rPr>
          <w:rFonts w:ascii="SimSun" w:eastAsia="SimSun" w:hAnsi="SimSun"/>
          <w:szCs w:val="21"/>
        </w:rPr>
        <w:tab/>
        <w:t>printf("\n");</w:t>
      </w:r>
    </w:p>
    <w:p w14:paraId="7B246B82" w14:textId="77777777" w:rsidR="00026995" w:rsidRDefault="00000000">
      <w:pPr>
        <w:spacing w:line="300" w:lineRule="auto"/>
        <w:rPr>
          <w:rFonts w:ascii="SimSun" w:eastAsia="SimSun" w:hAnsi="SimSun"/>
          <w:szCs w:val="21"/>
        </w:rPr>
      </w:pPr>
      <w:r>
        <w:rPr>
          <w:rFonts w:ascii="SimSun" w:eastAsia="SimSun" w:hAnsi="SimSun"/>
          <w:szCs w:val="21"/>
        </w:rPr>
        <w:tab/>
        <w:t>return 0;</w:t>
      </w:r>
    </w:p>
    <w:p w14:paraId="3F3D5F13" w14:textId="77777777" w:rsidR="00026995" w:rsidRDefault="00000000">
      <w:pPr>
        <w:spacing w:line="300" w:lineRule="auto"/>
        <w:rPr>
          <w:rFonts w:ascii="SimSun" w:eastAsia="SimSun" w:hAnsi="SimSun"/>
          <w:szCs w:val="21"/>
        </w:rPr>
      </w:pPr>
      <w:r>
        <w:rPr>
          <w:rFonts w:ascii="SimSun" w:eastAsia="SimSun" w:hAnsi="SimSun"/>
          <w:szCs w:val="21"/>
        </w:rPr>
        <w:t>}</w:t>
      </w:r>
    </w:p>
    <w:p w14:paraId="307537B1" w14:textId="77777777" w:rsidR="00026995" w:rsidRDefault="00000000">
      <w:pPr>
        <w:spacing w:line="300" w:lineRule="auto"/>
        <w:rPr>
          <w:rFonts w:ascii="SimSun" w:eastAsia="SimSun" w:hAnsi="SimSun"/>
          <w:szCs w:val="21"/>
        </w:rPr>
      </w:pPr>
      <w:r>
        <w:rPr>
          <w:rFonts w:ascii="SimSun" w:eastAsia="SimSun" w:hAnsi="SimSun"/>
          <w:szCs w:val="21"/>
        </w:rPr>
        <w:t>void papaw_sort(int a[], int n)</w:t>
      </w:r>
    </w:p>
    <w:p w14:paraId="1BE64856" w14:textId="77777777" w:rsidR="00026995" w:rsidRDefault="00000000">
      <w:pPr>
        <w:spacing w:line="300" w:lineRule="auto"/>
        <w:rPr>
          <w:rFonts w:ascii="SimSun" w:eastAsia="SimSun" w:hAnsi="SimSun"/>
          <w:szCs w:val="21"/>
        </w:rPr>
      </w:pPr>
      <w:r>
        <w:rPr>
          <w:rFonts w:ascii="SimSun" w:eastAsia="SimSun" w:hAnsi="SimSun"/>
          <w:szCs w:val="21"/>
        </w:rPr>
        <w:t>{</w:t>
      </w:r>
    </w:p>
    <w:p w14:paraId="6C71C635" w14:textId="77777777" w:rsidR="00026995" w:rsidRDefault="00000000">
      <w:pPr>
        <w:spacing w:line="300" w:lineRule="auto"/>
        <w:rPr>
          <w:rFonts w:ascii="SimSun" w:eastAsia="SimSun" w:hAnsi="SimSun"/>
          <w:szCs w:val="21"/>
        </w:rPr>
      </w:pPr>
      <w:r>
        <w:rPr>
          <w:rFonts w:ascii="SimSun" w:eastAsia="SimSun" w:hAnsi="SimSun"/>
          <w:szCs w:val="21"/>
        </w:rPr>
        <w:tab/>
        <w:t>int i,j,k;</w:t>
      </w:r>
    </w:p>
    <w:p w14:paraId="63CDDD95" w14:textId="77777777" w:rsidR="00026995" w:rsidRDefault="00000000">
      <w:pPr>
        <w:spacing w:line="300" w:lineRule="auto"/>
        <w:rPr>
          <w:rFonts w:ascii="SimSun" w:eastAsia="SimSun" w:hAnsi="SimSun"/>
          <w:szCs w:val="21"/>
        </w:rPr>
      </w:pPr>
      <w:r>
        <w:rPr>
          <w:rFonts w:ascii="SimSun" w:eastAsia="SimSun" w:hAnsi="SimSun"/>
          <w:szCs w:val="21"/>
        </w:rPr>
        <w:tab/>
        <w:t>for(i=0;i&lt;=n-1;i++)</w:t>
      </w:r>
    </w:p>
    <w:p w14:paraId="6BBA808E"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t>for(j=0;j&lt;n-1-i;j++)</w:t>
      </w:r>
    </w:p>
    <w:p w14:paraId="6CE2C936"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r>
      <w:r>
        <w:rPr>
          <w:rFonts w:ascii="SimSun" w:eastAsia="SimSun" w:hAnsi="SimSun"/>
          <w:szCs w:val="21"/>
        </w:rPr>
        <w:tab/>
        <w:t>if(a[j]&gt;a[j+1])//一旦a[j]大于a[j+1]的值，则交换二者的值</w:t>
      </w:r>
    </w:p>
    <w:p w14:paraId="534DFFBF"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r>
      <w:r>
        <w:rPr>
          <w:rFonts w:ascii="SimSun" w:eastAsia="SimSun" w:hAnsi="SimSun"/>
          <w:szCs w:val="21"/>
        </w:rPr>
        <w:tab/>
        <w:t>{</w:t>
      </w:r>
    </w:p>
    <w:p w14:paraId="72592836" w14:textId="77777777" w:rsidR="00026995" w:rsidRDefault="00000000">
      <w:pPr>
        <w:spacing w:line="300" w:lineRule="auto"/>
        <w:ind w:firstLineChars="800" w:firstLine="1680"/>
        <w:rPr>
          <w:rFonts w:ascii="SimSun" w:eastAsia="SimSun" w:hAnsi="SimSun"/>
          <w:szCs w:val="21"/>
        </w:rPr>
      </w:pPr>
      <w:r>
        <w:rPr>
          <w:rFonts w:ascii="SimSun" w:eastAsia="SimSun" w:hAnsi="SimSun"/>
          <w:szCs w:val="21"/>
        </w:rPr>
        <w:t>k=a[j];</w:t>
      </w:r>
    </w:p>
    <w:p w14:paraId="61689A0C" w14:textId="77777777" w:rsidR="00026995" w:rsidRDefault="00000000">
      <w:pPr>
        <w:spacing w:line="300" w:lineRule="auto"/>
        <w:ind w:firstLineChars="800" w:firstLine="1680"/>
        <w:rPr>
          <w:rFonts w:ascii="SimSun" w:eastAsia="SimSun" w:hAnsi="SimSun"/>
          <w:szCs w:val="21"/>
        </w:rPr>
      </w:pPr>
      <w:r>
        <w:rPr>
          <w:rFonts w:ascii="SimSun" w:eastAsia="SimSun" w:hAnsi="SimSun"/>
          <w:szCs w:val="21"/>
        </w:rPr>
        <w:t>a[j]=a[j+1];</w:t>
      </w:r>
    </w:p>
    <w:p w14:paraId="04EAB713" w14:textId="77777777" w:rsidR="00026995" w:rsidRDefault="00000000">
      <w:pPr>
        <w:spacing w:line="300" w:lineRule="auto"/>
        <w:ind w:firstLineChars="800" w:firstLine="1680"/>
        <w:rPr>
          <w:rFonts w:ascii="SimSun" w:eastAsia="SimSun" w:hAnsi="SimSun"/>
          <w:szCs w:val="21"/>
        </w:rPr>
      </w:pPr>
      <w:r>
        <w:rPr>
          <w:rFonts w:ascii="SimSun" w:eastAsia="SimSun" w:hAnsi="SimSun"/>
          <w:szCs w:val="21"/>
        </w:rPr>
        <w:t>a[j+1]=k;</w:t>
      </w:r>
    </w:p>
    <w:p w14:paraId="3B7DF8EB" w14:textId="77777777" w:rsidR="00026995" w:rsidRDefault="00000000">
      <w:pPr>
        <w:spacing w:line="300" w:lineRule="auto"/>
        <w:rPr>
          <w:rFonts w:ascii="SimSun" w:eastAsia="SimSun" w:hAnsi="SimSun"/>
          <w:szCs w:val="21"/>
        </w:rPr>
      </w:pPr>
      <w:r>
        <w:rPr>
          <w:rFonts w:ascii="SimSun" w:eastAsia="SimSun" w:hAnsi="SimSun"/>
          <w:szCs w:val="21"/>
        </w:rPr>
        <w:tab/>
      </w:r>
      <w:r>
        <w:rPr>
          <w:rFonts w:ascii="SimSun" w:eastAsia="SimSun" w:hAnsi="SimSun"/>
          <w:szCs w:val="21"/>
        </w:rPr>
        <w:tab/>
      </w:r>
      <w:r>
        <w:rPr>
          <w:rFonts w:ascii="SimSun" w:eastAsia="SimSun" w:hAnsi="SimSun"/>
          <w:szCs w:val="21"/>
        </w:rPr>
        <w:tab/>
        <w:t>}</w:t>
      </w:r>
    </w:p>
    <w:p w14:paraId="6AC31EDE" w14:textId="77777777" w:rsidR="00026995" w:rsidRDefault="00000000">
      <w:pPr>
        <w:spacing w:line="300" w:lineRule="auto"/>
        <w:rPr>
          <w:rFonts w:ascii="SimSun" w:eastAsia="SimSun" w:hAnsi="SimSun"/>
          <w:szCs w:val="21"/>
        </w:rPr>
      </w:pPr>
      <w:r>
        <w:rPr>
          <w:rFonts w:ascii="SimSun" w:eastAsia="SimSun" w:hAnsi="SimSun"/>
          <w:szCs w:val="21"/>
        </w:rPr>
        <w:t>}</w:t>
      </w:r>
    </w:p>
    <w:p w14:paraId="5A842022" w14:textId="77777777" w:rsidR="00026995" w:rsidRDefault="00000000">
      <w:pPr>
        <w:spacing w:line="300" w:lineRule="auto"/>
        <w:rPr>
          <w:rFonts w:ascii="SimSun" w:eastAsia="SimSun" w:hAnsi="SimSun"/>
          <w:bCs/>
          <w:color w:val="000000"/>
          <w:szCs w:val="21"/>
        </w:rPr>
      </w:pPr>
      <w:r>
        <w:rPr>
          <w:rFonts w:ascii="SimSun" w:eastAsia="SimSun" w:hAnsi="SimSun" w:hint="eastAsia"/>
          <w:szCs w:val="21"/>
        </w:rPr>
        <w:t>5</w:t>
      </w:r>
      <w:r>
        <w:rPr>
          <w:rFonts w:ascii="SimSun" w:eastAsia="SimSun" w:hAnsi="SimSun"/>
          <w:szCs w:val="21"/>
        </w:rPr>
        <w:t>.</w:t>
      </w:r>
      <w:r>
        <w:rPr>
          <w:rFonts w:ascii="SimSun" w:eastAsia="SimSun" w:hAnsi="SimSun"/>
          <w:bCs/>
          <w:color w:val="000000"/>
          <w:szCs w:val="21"/>
        </w:rPr>
        <w:t>实验的收获：</w:t>
      </w:r>
    </w:p>
    <w:p w14:paraId="19D1B15D"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本实验总共使用了三种排序方法，而这三种编程方法放在一起进行编写时，很容易就让我们对其难易程度有了更深刻的了解。首先，对于插入排序，每次都要对一段序列进行检索，每排一次，所要检索的序列长度减</w:t>
      </w:r>
      <w:proofErr w:type="gramStart"/>
      <w:r>
        <w:rPr>
          <w:rFonts w:ascii="SimSun" w:eastAsia="SimSun" w:hAnsi="SimSun" w:hint="eastAsia"/>
          <w:bCs/>
          <w:color w:val="000000"/>
          <w:szCs w:val="21"/>
        </w:rPr>
        <w:t>一</w:t>
      </w:r>
      <w:proofErr w:type="gramEnd"/>
      <w:r>
        <w:rPr>
          <w:rFonts w:ascii="SimSun" w:eastAsia="SimSun" w:hAnsi="SimSun" w:hint="eastAsia"/>
          <w:bCs/>
          <w:color w:val="000000"/>
          <w:szCs w:val="21"/>
        </w:rPr>
        <w:t>；其次，对于选择排序，思路简单，易于进行；最后，就是冒泡排序，我个人认为它的逻辑是最难理解的，它重复地走访过要排序的元素列，依次比较两个相邻的元素，如果顺序（如从大到小、首字母从</w:t>
      </w:r>
      <w:r>
        <w:rPr>
          <w:rFonts w:ascii="SimSun" w:eastAsia="SimSun" w:hAnsi="SimSun"/>
          <w:bCs/>
          <w:color w:val="000000"/>
          <w:szCs w:val="21"/>
        </w:rPr>
        <w:t>Z到A）错误就把他们交换过来</w:t>
      </w:r>
      <w:r>
        <w:rPr>
          <w:rFonts w:ascii="SimSun" w:eastAsia="SimSun" w:hAnsi="SimSun" w:hint="eastAsia"/>
          <w:bCs/>
          <w:color w:val="000000"/>
          <w:szCs w:val="21"/>
        </w:rPr>
        <w:t>。这三个算法的时间复杂度一样，都是O(n²)。</w:t>
      </w:r>
    </w:p>
    <w:p w14:paraId="1C8DFDAD" w14:textId="77777777" w:rsidR="00026995" w:rsidRDefault="00000000">
      <w:pPr>
        <w:rPr>
          <w:rFonts w:ascii="SimSun" w:eastAsia="SimSun" w:hAnsi="SimSun"/>
          <w:b/>
          <w:bCs/>
          <w:sz w:val="28"/>
          <w:szCs w:val="28"/>
        </w:rPr>
      </w:pPr>
      <w:r>
        <w:rPr>
          <w:rFonts w:ascii="SimSun" w:eastAsia="SimSun" w:hAnsi="SimSun" w:hint="eastAsia"/>
          <w:b/>
          <w:bCs/>
          <w:sz w:val="28"/>
          <w:szCs w:val="28"/>
        </w:rPr>
        <w:t>实验十一</w:t>
      </w:r>
    </w:p>
    <w:p w14:paraId="0E4994DE" w14:textId="77777777" w:rsidR="00026995" w:rsidRDefault="00000000">
      <w:pPr>
        <w:spacing w:line="300" w:lineRule="auto"/>
        <w:rPr>
          <w:rFonts w:ascii="SimSun" w:eastAsia="SimSun" w:hAnsi="SimSun"/>
          <w:bCs/>
          <w:color w:val="000000"/>
          <w:szCs w:val="21"/>
        </w:rPr>
      </w:pPr>
      <w:bookmarkStart w:id="18" w:name="_Hlk56192409"/>
      <w:r>
        <w:rPr>
          <w:rFonts w:ascii="SimSun" w:eastAsia="SimSun" w:hAnsi="SimSun" w:hint="eastAsia"/>
          <w:bCs/>
          <w:color w:val="000000"/>
          <w:szCs w:val="21"/>
        </w:rPr>
        <w:t>1</w:t>
      </w:r>
      <w:r>
        <w:rPr>
          <w:rFonts w:ascii="SimSun" w:eastAsia="SimSun" w:hAnsi="SimSun"/>
          <w:bCs/>
          <w:color w:val="000000"/>
          <w:szCs w:val="21"/>
        </w:rPr>
        <w:t>.对象、目的和要求</w:t>
      </w:r>
      <w:r>
        <w:rPr>
          <w:rFonts w:ascii="SimSun" w:eastAsia="SimSun" w:hAnsi="SimSun" w:hint="eastAsia"/>
          <w:bCs/>
          <w:color w:val="000000"/>
          <w:szCs w:val="21"/>
        </w:rPr>
        <w:t>以图的邻接矩阵为对象，进行定义、创建，并完成图的深度优先遍历、广度优先遍历。</w:t>
      </w:r>
    </w:p>
    <w:bookmarkEnd w:id="18"/>
    <w:p w14:paraId="37E0B2E9"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2</w:t>
      </w:r>
      <w:r>
        <w:rPr>
          <w:rFonts w:ascii="SimSun" w:eastAsia="SimSun" w:hAnsi="SimSun"/>
          <w:bCs/>
          <w:color w:val="000000"/>
          <w:szCs w:val="21"/>
        </w:rPr>
        <w:t>.函数流程图</w:t>
      </w:r>
    </w:p>
    <w:p w14:paraId="423C5934" w14:textId="77777777" w:rsidR="00026995" w:rsidRDefault="00000000">
      <w:pPr>
        <w:spacing w:line="300" w:lineRule="auto"/>
        <w:rPr>
          <w:rFonts w:ascii="SimSun" w:eastAsia="SimSun" w:hAnsi="SimSun"/>
          <w:bCs/>
          <w:color w:val="000000"/>
          <w:szCs w:val="21"/>
        </w:rPr>
      </w:pPr>
      <w:r>
        <w:rPr>
          <w:noProof/>
        </w:rPr>
        <w:lastRenderedPageBreak/>
        <w:drawing>
          <wp:inline distT="0" distB="0" distL="0" distR="0" wp14:anchorId="1D9620EC" wp14:editId="2379BA0E">
            <wp:extent cx="5090795" cy="87757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4">
                      <a:extLst>
                        <a:ext uri="{28A0092B-C50C-407E-A947-70E740481C1C}">
                          <a14:useLocalDpi xmlns:a14="http://schemas.microsoft.com/office/drawing/2010/main" val="0"/>
                        </a:ext>
                      </a:extLst>
                    </a:blip>
                    <a:srcRect r="44979"/>
                    <a:stretch>
                      <a:fillRect/>
                    </a:stretch>
                  </pic:blipFill>
                  <pic:spPr>
                    <a:xfrm>
                      <a:off x="0" y="0"/>
                      <a:ext cx="5177829" cy="8924674"/>
                    </a:xfrm>
                    <a:prstGeom prst="rect">
                      <a:avLst/>
                    </a:prstGeom>
                    <a:noFill/>
                    <a:ln>
                      <a:noFill/>
                    </a:ln>
                  </pic:spPr>
                </pic:pic>
              </a:graphicData>
            </a:graphic>
          </wp:inline>
        </w:drawing>
      </w:r>
    </w:p>
    <w:p w14:paraId="20370173" w14:textId="77777777" w:rsidR="00026995" w:rsidRDefault="00000000">
      <w:pPr>
        <w:spacing w:line="300" w:lineRule="auto"/>
        <w:rPr>
          <w:rFonts w:ascii="SimSun" w:eastAsia="SimSun" w:hAnsi="SimSun"/>
          <w:bCs/>
          <w:color w:val="000000"/>
          <w:szCs w:val="21"/>
        </w:rPr>
      </w:pPr>
      <w:r>
        <w:rPr>
          <w:noProof/>
        </w:rPr>
        <w:lastRenderedPageBreak/>
        <w:drawing>
          <wp:inline distT="0" distB="0" distL="0" distR="0" wp14:anchorId="0FE36708" wp14:editId="21F45D5F">
            <wp:extent cx="3613785" cy="6534150"/>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4">
                      <a:extLst>
                        <a:ext uri="{28A0092B-C50C-407E-A947-70E740481C1C}">
                          <a14:useLocalDpi xmlns:a14="http://schemas.microsoft.com/office/drawing/2010/main" val="0"/>
                        </a:ext>
                      </a:extLst>
                    </a:blip>
                    <a:srcRect l="54900" t="1611" b="12404"/>
                    <a:stretch>
                      <a:fillRect/>
                    </a:stretch>
                  </pic:blipFill>
                  <pic:spPr>
                    <a:xfrm>
                      <a:off x="0" y="0"/>
                      <a:ext cx="3685000" cy="6662747"/>
                    </a:xfrm>
                    <a:prstGeom prst="rect">
                      <a:avLst/>
                    </a:prstGeom>
                    <a:noFill/>
                    <a:ln>
                      <a:noFill/>
                    </a:ln>
                  </pic:spPr>
                </pic:pic>
              </a:graphicData>
            </a:graphic>
          </wp:inline>
        </w:drawing>
      </w:r>
    </w:p>
    <w:p w14:paraId="793F5F48"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3</w:t>
      </w:r>
      <w:r>
        <w:rPr>
          <w:rFonts w:ascii="SimSun" w:eastAsia="SimSun" w:hAnsi="SimSun"/>
          <w:bCs/>
          <w:color w:val="000000"/>
          <w:szCs w:val="21"/>
        </w:rPr>
        <w:t>.程序的数据输入要求</w:t>
      </w:r>
      <w:r>
        <w:rPr>
          <w:rFonts w:ascii="SimSun" w:eastAsia="SimSun" w:hAnsi="SimSun" w:hint="eastAsia"/>
          <w:bCs/>
          <w:color w:val="000000"/>
          <w:szCs w:val="21"/>
        </w:rPr>
        <w:t>、</w:t>
      </w:r>
      <w:r>
        <w:rPr>
          <w:rFonts w:ascii="SimSun" w:eastAsia="SimSun" w:hAnsi="SimSun"/>
          <w:bCs/>
          <w:color w:val="000000"/>
          <w:szCs w:val="21"/>
        </w:rPr>
        <w:t>测试数据与运行结果</w:t>
      </w:r>
    </w:p>
    <w:p w14:paraId="0F374A71" w14:textId="77777777" w:rsidR="00026995" w:rsidRDefault="00000000">
      <w:pPr>
        <w:spacing w:line="300" w:lineRule="auto"/>
        <w:rPr>
          <w:rFonts w:ascii="SimSun" w:eastAsia="SimSun" w:hAnsi="SimSun"/>
          <w:bCs/>
          <w:color w:val="000000"/>
          <w:szCs w:val="21"/>
        </w:rPr>
      </w:pPr>
      <w:bookmarkStart w:id="19" w:name="_Hlk56191869"/>
      <w:r>
        <w:rPr>
          <w:rFonts w:ascii="SimSun" w:eastAsia="SimSun" w:hAnsi="SimSun"/>
          <w:bCs/>
          <w:color w:val="000000"/>
          <w:szCs w:val="21"/>
        </w:rPr>
        <w:t>数据输入</w:t>
      </w:r>
      <w:r>
        <w:rPr>
          <w:rFonts w:ascii="SimSun" w:eastAsia="SimSun" w:hAnsi="SimSun" w:hint="eastAsia"/>
          <w:bCs/>
          <w:color w:val="000000"/>
          <w:szCs w:val="21"/>
        </w:rPr>
        <w:t>：输入顶点数和</w:t>
      </w:r>
      <w:proofErr w:type="gramStart"/>
      <w:r>
        <w:rPr>
          <w:rFonts w:ascii="SimSun" w:eastAsia="SimSun" w:hAnsi="SimSun" w:hint="eastAsia"/>
          <w:bCs/>
          <w:color w:val="000000"/>
          <w:szCs w:val="21"/>
        </w:rPr>
        <w:t>边</w:t>
      </w:r>
      <w:proofErr w:type="gramEnd"/>
      <w:r>
        <w:rPr>
          <w:rFonts w:ascii="SimSun" w:eastAsia="SimSun" w:hAnsi="SimSun" w:hint="eastAsia"/>
          <w:bCs/>
          <w:color w:val="000000"/>
          <w:szCs w:val="21"/>
        </w:rPr>
        <w:t>数，格式为</w:t>
      </w:r>
      <w:r>
        <w:rPr>
          <w:rFonts w:ascii="SimSun" w:eastAsia="SimSun" w:hAnsi="SimSun"/>
          <w:bCs/>
          <w:color w:val="000000"/>
          <w:szCs w:val="21"/>
        </w:rPr>
        <w:t>:顶点数</w:t>
      </w:r>
      <w:r>
        <w:rPr>
          <w:rFonts w:ascii="SimSun" w:eastAsia="SimSun" w:hAnsi="SimSun" w:hint="eastAsia"/>
          <w:bCs/>
          <w:color w:val="000000"/>
          <w:szCs w:val="21"/>
        </w:rPr>
        <w:t xml:space="preserve"> </w:t>
      </w:r>
      <w:r>
        <w:rPr>
          <w:rFonts w:ascii="SimSun" w:eastAsia="SimSun" w:hAnsi="SimSun"/>
          <w:bCs/>
          <w:color w:val="000000"/>
          <w:szCs w:val="21"/>
        </w:rPr>
        <w:t>边数</w:t>
      </w:r>
      <w:r>
        <w:rPr>
          <w:rFonts w:ascii="SimSun" w:eastAsia="SimSun" w:hAnsi="SimSun" w:hint="eastAsia"/>
          <w:bCs/>
          <w:color w:val="000000"/>
          <w:szCs w:val="21"/>
        </w:rPr>
        <w:t>；输入各个顶点；</w:t>
      </w:r>
      <w:proofErr w:type="gramStart"/>
      <w:r>
        <w:rPr>
          <w:rFonts w:ascii="SimSun" w:eastAsia="SimSun" w:hAnsi="SimSun" w:hint="eastAsia"/>
          <w:bCs/>
          <w:color w:val="000000"/>
          <w:szCs w:val="21"/>
        </w:rPr>
        <w:t>输入边</w:t>
      </w:r>
      <w:proofErr w:type="gramEnd"/>
      <w:r>
        <w:rPr>
          <w:rFonts w:ascii="SimSun" w:eastAsia="SimSun" w:hAnsi="SimSun"/>
          <w:bCs/>
          <w:color w:val="000000"/>
          <w:szCs w:val="21"/>
        </w:rPr>
        <w:t>(vi，vj)中的下标i和j和权W</w:t>
      </w:r>
      <w:r>
        <w:rPr>
          <w:rFonts w:ascii="SimSun" w:eastAsia="SimSun" w:hAnsi="SimSun" w:hint="eastAsia"/>
          <w:bCs/>
          <w:color w:val="000000"/>
          <w:szCs w:val="21"/>
        </w:rPr>
        <w:t>，</w:t>
      </w:r>
      <w:r>
        <w:rPr>
          <w:rFonts w:ascii="SimSun" w:eastAsia="SimSun" w:hAnsi="SimSun"/>
          <w:bCs/>
          <w:color w:val="000000"/>
          <w:szCs w:val="21"/>
        </w:rPr>
        <w:t>格式为:</w:t>
      </w:r>
      <w:r>
        <w:rPr>
          <w:rFonts w:ascii="SimSun" w:eastAsia="SimSun" w:hAnsi="SimSun" w:hint="eastAsia"/>
          <w:bCs/>
          <w:color w:val="000000"/>
          <w:szCs w:val="21"/>
        </w:rPr>
        <w:t>i</w:t>
      </w:r>
      <w:r>
        <w:rPr>
          <w:rFonts w:ascii="SimSun" w:eastAsia="SimSun" w:hAnsi="SimSun"/>
          <w:bCs/>
          <w:color w:val="000000"/>
          <w:szCs w:val="21"/>
        </w:rPr>
        <w:t xml:space="preserve"> j </w:t>
      </w:r>
      <w:r>
        <w:rPr>
          <w:rFonts w:ascii="SimSun" w:eastAsia="SimSun" w:hAnsi="SimSun" w:hint="eastAsia"/>
          <w:bCs/>
          <w:color w:val="000000"/>
          <w:szCs w:val="21"/>
        </w:rPr>
        <w:t>W。其中顶点数和</w:t>
      </w:r>
      <w:proofErr w:type="gramStart"/>
      <w:r>
        <w:rPr>
          <w:rFonts w:ascii="SimSun" w:eastAsia="SimSun" w:hAnsi="SimSun" w:hint="eastAsia"/>
          <w:bCs/>
          <w:color w:val="000000"/>
          <w:szCs w:val="21"/>
        </w:rPr>
        <w:t>边</w:t>
      </w:r>
      <w:proofErr w:type="gramEnd"/>
      <w:r>
        <w:rPr>
          <w:rFonts w:ascii="SimSun" w:eastAsia="SimSun" w:hAnsi="SimSun" w:hint="eastAsia"/>
          <w:bCs/>
          <w:color w:val="000000"/>
          <w:szCs w:val="21"/>
        </w:rPr>
        <w:t>数、边</w:t>
      </w:r>
      <w:r>
        <w:rPr>
          <w:rFonts w:ascii="SimSun" w:eastAsia="SimSun" w:hAnsi="SimSun"/>
          <w:bCs/>
          <w:color w:val="000000"/>
          <w:szCs w:val="21"/>
        </w:rPr>
        <w:t>(vi，vj)中的下标i和j和权W</w:t>
      </w:r>
      <w:r>
        <w:rPr>
          <w:rFonts w:ascii="SimSun" w:eastAsia="SimSun" w:hAnsi="SimSun" w:hint="eastAsia"/>
          <w:bCs/>
          <w:color w:val="000000"/>
          <w:szCs w:val="21"/>
        </w:rPr>
        <w:t>的数据类型都为整型，各个顶点为字符型。</w:t>
      </w:r>
    </w:p>
    <w:p w14:paraId="572F792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测试数据</w:t>
      </w:r>
      <w:r>
        <w:rPr>
          <w:rFonts w:ascii="SimSun" w:eastAsia="SimSun" w:hAnsi="SimSun" w:hint="eastAsia"/>
          <w:bCs/>
          <w:color w:val="000000"/>
          <w:szCs w:val="21"/>
        </w:rPr>
        <w:t>：</w:t>
      </w:r>
      <w:r>
        <w:rPr>
          <w:noProof/>
        </w:rPr>
        <w:drawing>
          <wp:inline distT="0" distB="0" distL="0" distR="0" wp14:anchorId="36AED995" wp14:editId="6CDDFB53">
            <wp:extent cx="1339850" cy="99631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371243" cy="1020098"/>
                    </a:xfrm>
                    <a:prstGeom prst="rect">
                      <a:avLst/>
                    </a:prstGeom>
                    <a:noFill/>
                    <a:ln>
                      <a:noFill/>
                    </a:ln>
                  </pic:spPr>
                </pic:pic>
              </a:graphicData>
            </a:graphic>
          </wp:inline>
        </w:drawing>
      </w:r>
    </w:p>
    <w:p w14:paraId="5347145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lastRenderedPageBreak/>
        <w:t>运行结果</w:t>
      </w:r>
      <w:r>
        <w:rPr>
          <w:rFonts w:ascii="SimSun" w:eastAsia="SimSun" w:hAnsi="SimSun" w:hint="eastAsia"/>
          <w:bCs/>
          <w:color w:val="000000"/>
          <w:szCs w:val="21"/>
        </w:rPr>
        <w:t>：成功</w:t>
      </w:r>
    </w:p>
    <w:p w14:paraId="68E5667D" w14:textId="77777777" w:rsidR="00026995" w:rsidRDefault="00000000">
      <w:pPr>
        <w:spacing w:line="300" w:lineRule="auto"/>
        <w:rPr>
          <w:rFonts w:ascii="SimSun" w:eastAsia="SimSun" w:hAnsi="SimSun"/>
          <w:bCs/>
          <w:color w:val="000000"/>
          <w:szCs w:val="21"/>
        </w:rPr>
      </w:pPr>
      <w:r>
        <w:rPr>
          <w:noProof/>
        </w:rPr>
        <w:drawing>
          <wp:inline distT="0" distB="0" distL="0" distR="0" wp14:anchorId="1AFF82F6" wp14:editId="574FC8BE">
            <wp:extent cx="3606800" cy="4025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6">
                      <a:extLst>
                        <a:ext uri="{28A0092B-C50C-407E-A947-70E740481C1C}">
                          <a14:useLocalDpi xmlns:a14="http://schemas.microsoft.com/office/drawing/2010/main" val="0"/>
                        </a:ext>
                      </a:extLst>
                    </a:blip>
                    <a:srcRect l="1455" r="23413" b="18299"/>
                    <a:stretch>
                      <a:fillRect/>
                    </a:stretch>
                  </pic:blipFill>
                  <pic:spPr>
                    <a:xfrm>
                      <a:off x="0" y="0"/>
                      <a:ext cx="3606800" cy="4025900"/>
                    </a:xfrm>
                    <a:prstGeom prst="rect">
                      <a:avLst/>
                    </a:prstGeom>
                    <a:noFill/>
                    <a:ln>
                      <a:noFill/>
                    </a:ln>
                  </pic:spPr>
                </pic:pic>
              </a:graphicData>
            </a:graphic>
          </wp:inline>
        </w:drawing>
      </w:r>
    </w:p>
    <w:bookmarkEnd w:id="19"/>
    <w:p w14:paraId="4399AB6B"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4</w:t>
      </w:r>
      <w:r>
        <w:rPr>
          <w:rFonts w:ascii="SimSun" w:eastAsia="SimSun" w:hAnsi="SimSun"/>
          <w:bCs/>
          <w:color w:val="000000"/>
          <w:szCs w:val="21"/>
        </w:rPr>
        <w:t>.带有注释的源程序</w:t>
      </w:r>
    </w:p>
    <w:p w14:paraId="7951F1D2"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//实验十一：图的邻接矩阵的定义、创建；图的深度优先遍历、广度优先遍历。</w:t>
      </w:r>
    </w:p>
    <w:p w14:paraId="57B7103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#include &lt;stdio.h&gt;</w:t>
      </w:r>
    </w:p>
    <w:p w14:paraId="24F5921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#define MaxVex 100//最大顶点数</w:t>
      </w:r>
    </w:p>
    <w:p w14:paraId="7BF2C8E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roofErr w:type="gramStart"/>
      <w:r>
        <w:rPr>
          <w:rFonts w:ascii="SimSun" w:eastAsia="SimSun" w:hAnsi="SimSun"/>
          <w:bCs/>
          <w:color w:val="000000"/>
          <w:szCs w:val="21"/>
        </w:rPr>
        <w:t>define</w:t>
      </w:r>
      <w:proofErr w:type="gramEnd"/>
      <w:r>
        <w:rPr>
          <w:rFonts w:ascii="SimSun" w:eastAsia="SimSun" w:hAnsi="SimSun"/>
          <w:bCs/>
          <w:color w:val="000000"/>
          <w:szCs w:val="21"/>
        </w:rPr>
        <w:t xml:space="preserve"> TRUE 1</w:t>
      </w:r>
    </w:p>
    <w:p w14:paraId="2C1267D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roofErr w:type="gramStart"/>
      <w:r>
        <w:rPr>
          <w:rFonts w:ascii="SimSun" w:eastAsia="SimSun" w:hAnsi="SimSun"/>
          <w:bCs/>
          <w:color w:val="000000"/>
          <w:szCs w:val="21"/>
        </w:rPr>
        <w:t>define</w:t>
      </w:r>
      <w:proofErr w:type="gramEnd"/>
      <w:r>
        <w:rPr>
          <w:rFonts w:ascii="SimSun" w:eastAsia="SimSun" w:hAnsi="SimSun"/>
          <w:bCs/>
          <w:color w:val="000000"/>
          <w:szCs w:val="21"/>
        </w:rPr>
        <w:t xml:space="preserve"> FALSE 0</w:t>
      </w:r>
    </w:p>
    <w:p w14:paraId="59266AD0"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typedef char VertexType;//顶点类型</w:t>
      </w:r>
    </w:p>
    <w:p w14:paraId="31DC80E2"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typedef int EdgeType;//权值类型</w:t>
      </w:r>
    </w:p>
    <w:p w14:paraId="7349375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typedef int Bool;</w:t>
      </w:r>
    </w:p>
    <w:p w14:paraId="5ADCEB42"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Bool visited[MaxVex];</w:t>
      </w:r>
    </w:p>
    <w:p w14:paraId="683A171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typedef struct</w:t>
      </w:r>
    </w:p>
    <w:p w14:paraId="1795D96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6AC30A4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VertexType vexs[MaxVex];//顶点数组</w:t>
      </w:r>
    </w:p>
    <w:p w14:paraId="576E444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EdgeType arc[MaxVex][MaxVex];//邻接矩阵</w:t>
      </w:r>
    </w:p>
    <w:p w14:paraId="3C3DFC4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numVertexes, numEdges; //当前图中的结点数以及边数</w:t>
      </w:r>
    </w:p>
    <w:p w14:paraId="3104419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}MGraph;</w:t>
      </w:r>
    </w:p>
    <w:p w14:paraId="0B559CE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typedef struct {</w:t>
      </w:r>
    </w:p>
    <w:p w14:paraId="6E71B36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data[MaxVex];</w:t>
      </w:r>
    </w:p>
    <w:p w14:paraId="1AFC033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lastRenderedPageBreak/>
        <w:tab/>
        <w:t>int front, rear;</w:t>
      </w:r>
    </w:p>
    <w:p w14:paraId="5114CAA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}Queue;//广度优先遍历需要的循环队列</w:t>
      </w:r>
    </w:p>
    <w:p w14:paraId="25AFF2F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void InitQueue(Queue *Q)//队列初始化</w:t>
      </w:r>
    </w:p>
    <w:p w14:paraId="6A08B65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6B47DB7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Q-&gt;front = Q-&gt;rear = 0;</w:t>
      </w:r>
    </w:p>
    <w:p w14:paraId="3EBAE5A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230922E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void EnQueue(Queue *Q, int e)//入队</w:t>
      </w:r>
    </w:p>
    <w:p w14:paraId="308C5BE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13AE3C9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if ((Q-&gt;rear + 1) % MaxVex == Q-&gt;front)</w:t>
      </w:r>
    </w:p>
    <w:p w14:paraId="1E56D22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return;</w:t>
      </w:r>
    </w:p>
    <w:p w14:paraId="03CA157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Q-&gt;data[Q-&gt;rear] = e;</w:t>
      </w:r>
    </w:p>
    <w:p w14:paraId="7AA544A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Q-&gt;rear = (Q-&gt;rear + 1) % MaxVex;</w:t>
      </w:r>
    </w:p>
    <w:p w14:paraId="314781C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1F4A714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Bool QueueEmpty(Queue *Q)//判空</w:t>
      </w:r>
    </w:p>
    <w:p w14:paraId="05E9982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6D7EC95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if (Q-&gt;front == Q-&gt;rear)</w:t>
      </w:r>
    </w:p>
    <w:p w14:paraId="33FED8C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return TRUE;</w:t>
      </w:r>
    </w:p>
    <w:p w14:paraId="52CF6A4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else</w:t>
      </w:r>
    </w:p>
    <w:p w14:paraId="7A2C84F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return FALSE;</w:t>
      </w:r>
    </w:p>
    <w:p w14:paraId="18F62F3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377EBE2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void DeQueue(Queue *Q, int *e)//出队</w:t>
      </w:r>
    </w:p>
    <w:p w14:paraId="1450CDB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7AF06AC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if (Q-&gt;front == Q-&gt;rear)</w:t>
      </w:r>
    </w:p>
    <w:p w14:paraId="743E105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return;</w:t>
      </w:r>
    </w:p>
    <w:p w14:paraId="0C05B9B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*e = Q-&gt;data[Q-&gt;front];</w:t>
      </w:r>
    </w:p>
    <w:p w14:paraId="52B3634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Q-&gt;front = (Q-&gt;front + 1) % MaxVex;</w:t>
      </w:r>
    </w:p>
    <w:p w14:paraId="46F53A1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48C187C0"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void CreateMGraph(MGraph *G)//建立图的邻接矩阵</w:t>
      </w:r>
    </w:p>
    <w:p w14:paraId="4381A7F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6015990D"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i, j, k, w;</w:t>
      </w:r>
    </w:p>
    <w:p w14:paraId="379D7E4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printf("输入顶点数和</w:t>
      </w:r>
      <w:proofErr w:type="gramStart"/>
      <w:r>
        <w:rPr>
          <w:rFonts w:ascii="SimSun" w:eastAsia="SimSun" w:hAnsi="SimSun"/>
          <w:bCs/>
          <w:color w:val="000000"/>
          <w:szCs w:val="21"/>
        </w:rPr>
        <w:t>边</w:t>
      </w:r>
      <w:proofErr w:type="gramEnd"/>
      <w:r>
        <w:rPr>
          <w:rFonts w:ascii="SimSun" w:eastAsia="SimSun" w:hAnsi="SimSun"/>
          <w:bCs/>
          <w:color w:val="000000"/>
          <w:szCs w:val="21"/>
        </w:rPr>
        <w:t>数，格式为：顶点数 边数\n ");</w:t>
      </w:r>
    </w:p>
    <w:p w14:paraId="3001917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scanf_s("%d%d", &amp;G-&gt;numVertexes, &amp;G-&gt;numEdges);</w:t>
      </w:r>
    </w:p>
    <w:p w14:paraId="4735E30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fflush(stdin);</w:t>
      </w:r>
    </w:p>
    <w:p w14:paraId="7954A112"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printf("输入各个顶点:\n");</w:t>
      </w:r>
    </w:p>
    <w:p w14:paraId="3EB41B9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(i = 0; i&lt;G-&gt;numVertexes; ++i)</w:t>
      </w:r>
    </w:p>
    <w:p w14:paraId="1E9320A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lastRenderedPageBreak/>
        <w:tab/>
        <w:t>{</w:t>
      </w:r>
    </w:p>
    <w:p w14:paraId="0D57CA3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printf("顶点%d: ", i);</w:t>
      </w:r>
    </w:p>
    <w:p w14:paraId="7BF5278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scanf_s("%c", &amp;G-&gt;vexs[i]);</w:t>
      </w:r>
    </w:p>
    <w:p w14:paraId="06FB0CF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fflush(stdin);</w:t>
      </w:r>
    </w:p>
    <w:p w14:paraId="682D10C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23EAAE1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(i = 0; i&lt;G-&gt;numVertexes; ++i)</w:t>
      </w:r>
    </w:p>
    <w:p w14:paraId="7D2485F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for (j = 0; j&lt;G-&gt;numVertexes; ++j)</w:t>
      </w:r>
    </w:p>
    <w:p w14:paraId="7D34FD2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G-&gt;arc[i][j] = 0;</w:t>
      </w:r>
    </w:p>
    <w:p w14:paraId="74E0642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(k = 0; k&lt;G-&gt;numEdges; ++k)</w:t>
      </w:r>
    </w:p>
    <w:p w14:paraId="5F6F4C2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4BC8D36D"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printf("</w:t>
      </w:r>
      <w:proofErr w:type="gramStart"/>
      <w:r>
        <w:rPr>
          <w:rFonts w:ascii="SimSun" w:eastAsia="SimSun" w:hAnsi="SimSun"/>
          <w:bCs/>
          <w:color w:val="000000"/>
          <w:szCs w:val="21"/>
        </w:rPr>
        <w:t>输入边</w:t>
      </w:r>
      <w:proofErr w:type="gramEnd"/>
      <w:r>
        <w:rPr>
          <w:rFonts w:ascii="SimSun" w:eastAsia="SimSun" w:hAnsi="SimSun"/>
          <w:bCs/>
          <w:color w:val="000000"/>
          <w:szCs w:val="21"/>
        </w:rPr>
        <w:t>(vi, vj)中的下标i和j和权W,格式为：i j W\n  ");</w:t>
      </w:r>
    </w:p>
    <w:p w14:paraId="7263C7F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scanf_s("%d%d%d", &amp;i, &amp;j, &amp;w);</w:t>
      </w:r>
    </w:p>
    <w:p w14:paraId="78FB915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G-&gt;arc[i][j] = w;</w:t>
      </w:r>
    </w:p>
    <w:p w14:paraId="6602C5F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G-&gt;arc[j][i] = G-&gt;arc[i][j];</w:t>
      </w:r>
    </w:p>
    <w:p w14:paraId="1372549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24245BA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21DE03D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void DisMGraph(MGraph *G)//输出</w:t>
      </w:r>
    </w:p>
    <w:p w14:paraId="5D4642F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6B8310B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i, j, k;</w:t>
      </w:r>
    </w:p>
    <w:p w14:paraId="1E24E4F2"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k = G-&gt;numVertexes;</w:t>
      </w:r>
    </w:p>
    <w:p w14:paraId="086FCEB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(i = 0; i&lt;k; ++i)</w:t>
      </w:r>
    </w:p>
    <w:p w14:paraId="4459074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267A459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for (j = 0; j&lt;k; ++j)</w:t>
      </w:r>
    </w:p>
    <w:p w14:paraId="3BCC1D7A" w14:textId="77777777" w:rsidR="00026995" w:rsidRDefault="00000000">
      <w:pPr>
        <w:spacing w:line="300" w:lineRule="auto"/>
        <w:ind w:firstLineChars="600" w:firstLine="1260"/>
        <w:rPr>
          <w:rFonts w:ascii="SimSun" w:eastAsia="SimSun" w:hAnsi="SimSun"/>
          <w:bCs/>
          <w:color w:val="000000"/>
          <w:szCs w:val="21"/>
        </w:rPr>
      </w:pPr>
      <w:r>
        <w:rPr>
          <w:rFonts w:ascii="SimSun" w:eastAsia="SimSun" w:hAnsi="SimSun"/>
          <w:bCs/>
          <w:color w:val="000000"/>
          <w:szCs w:val="21"/>
        </w:rPr>
        <w:t>{</w:t>
      </w:r>
    </w:p>
    <w:p w14:paraId="20939B94" w14:textId="77777777" w:rsidR="00026995" w:rsidRDefault="00000000">
      <w:pPr>
        <w:spacing w:line="300" w:lineRule="auto"/>
        <w:ind w:firstLineChars="600" w:firstLine="1260"/>
        <w:rPr>
          <w:rFonts w:ascii="SimSun" w:eastAsia="SimSun" w:hAnsi="SimSun"/>
          <w:bCs/>
          <w:color w:val="000000"/>
          <w:szCs w:val="21"/>
        </w:rPr>
      </w:pPr>
      <w:r>
        <w:rPr>
          <w:rFonts w:ascii="SimSun" w:eastAsia="SimSun" w:hAnsi="SimSun"/>
          <w:bCs/>
          <w:color w:val="000000"/>
          <w:szCs w:val="21"/>
        </w:rPr>
        <w:t>printf("%5d ", G-&gt;arc[i][j]);</w:t>
      </w:r>
    </w:p>
    <w:p w14:paraId="59C43077" w14:textId="77777777" w:rsidR="00026995" w:rsidRDefault="00000000">
      <w:pPr>
        <w:spacing w:line="300" w:lineRule="auto"/>
        <w:ind w:firstLineChars="600" w:firstLine="1260"/>
        <w:rPr>
          <w:rFonts w:ascii="SimSun" w:eastAsia="SimSun" w:hAnsi="SimSun"/>
          <w:bCs/>
          <w:color w:val="000000"/>
          <w:szCs w:val="21"/>
        </w:rPr>
      </w:pPr>
      <w:r>
        <w:rPr>
          <w:rFonts w:ascii="SimSun" w:eastAsia="SimSun" w:hAnsi="SimSun"/>
          <w:bCs/>
          <w:color w:val="000000"/>
          <w:szCs w:val="21"/>
        </w:rPr>
        <w:t>}</w:t>
      </w:r>
    </w:p>
    <w:p w14:paraId="56842BC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putchar('\n');</w:t>
      </w:r>
    </w:p>
    <w:p w14:paraId="2791713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11B18D6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638B296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void DFS(MGraph G, int i)//图的深度优先遍历</w:t>
      </w:r>
    </w:p>
    <w:p w14:paraId="6CC0EF1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40A25EC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j;</w:t>
      </w:r>
    </w:p>
    <w:p w14:paraId="301A4B4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visited[i] = TRUE;</w:t>
      </w:r>
    </w:p>
    <w:p w14:paraId="7BC61CC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printf("%c ", G.vexs[i]);</w:t>
      </w:r>
    </w:p>
    <w:p w14:paraId="7A4C185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(j = 0; j&lt;G.numVertexes; ++j)</w:t>
      </w:r>
    </w:p>
    <w:p w14:paraId="544FF95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lastRenderedPageBreak/>
        <w:tab/>
      </w:r>
      <w:r>
        <w:rPr>
          <w:rFonts w:ascii="SimSun" w:eastAsia="SimSun" w:hAnsi="SimSun"/>
          <w:bCs/>
          <w:color w:val="000000"/>
          <w:szCs w:val="21"/>
        </w:rPr>
        <w:tab/>
        <w:t>if (G.arc[i][j] != 0  &amp;&amp;  !visited[j])</w:t>
      </w:r>
    </w:p>
    <w:p w14:paraId="1B1E1A3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DFS(G, j);</w:t>
      </w:r>
    </w:p>
    <w:p w14:paraId="6CE050A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7482D1A2"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void DFSTraverse(MGraph G)</w:t>
      </w:r>
    </w:p>
    <w:p w14:paraId="59B1324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7DE1D1E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i;</w:t>
      </w:r>
    </w:p>
    <w:p w14:paraId="5B3FB45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(i = 0; i&lt;G.numVertexes; ++i)</w:t>
      </w:r>
    </w:p>
    <w:p w14:paraId="35F7150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visited[i] = FALSE;</w:t>
      </w:r>
    </w:p>
    <w:p w14:paraId="62EF4F3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(i = 0; i&lt;G.numVertexes; ++i)</w:t>
      </w:r>
    </w:p>
    <w:p w14:paraId="11BED35D"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if (!visited[i])</w:t>
      </w:r>
    </w:p>
    <w:p w14:paraId="60BF5D3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DFS(G, i);</w:t>
      </w:r>
    </w:p>
    <w:p w14:paraId="2867FD4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386CF8D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void BFSTraverse(MGraph *G)//图的广度优先遍历</w:t>
      </w:r>
    </w:p>
    <w:p w14:paraId="47924A3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5235BCC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i, j;</w:t>
      </w:r>
    </w:p>
    <w:p w14:paraId="7297085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Queue Q;</w:t>
      </w:r>
    </w:p>
    <w:p w14:paraId="27289FD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(i = 0; i&lt;G-&gt;numVertexes; ++i)</w:t>
      </w:r>
    </w:p>
    <w:p w14:paraId="5C89D79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visited[i] = FALSE;</w:t>
      </w:r>
    </w:p>
    <w:p w14:paraId="2F20DB2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InitQueue(&amp;Q);</w:t>
      </w:r>
    </w:p>
    <w:p w14:paraId="1A84477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(i = 0; i&lt;G-&gt;numVertexes; ++i)</w:t>
      </w:r>
    </w:p>
    <w:p w14:paraId="5FB5F04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61CFA40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if (!visited[i])</w:t>
      </w:r>
    </w:p>
    <w:p w14:paraId="75D5021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07BD891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visited[i] = TRUE;</w:t>
      </w:r>
    </w:p>
    <w:p w14:paraId="0D4015E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printf("%c ", G-&gt;vexs[i]);</w:t>
      </w:r>
    </w:p>
    <w:p w14:paraId="6E946E9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EnQueue(&amp;Q, i);</w:t>
      </w:r>
    </w:p>
    <w:p w14:paraId="4F63A1D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while (!QueueEmpty(&amp;Q))</w:t>
      </w:r>
    </w:p>
    <w:p w14:paraId="3C44D99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w:t>
      </w:r>
    </w:p>
    <w:p w14:paraId="385BAAC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DeQueue(&amp;Q, &amp;i);</w:t>
      </w:r>
    </w:p>
    <w:p w14:paraId="2FB36DF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for (j = 0; j&lt;G-&gt;numVertexes; ++j)</w:t>
      </w:r>
    </w:p>
    <w:p w14:paraId="118F204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w:t>
      </w:r>
    </w:p>
    <w:p w14:paraId="3AD64BC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if (!visited[j] &amp;&amp; G-&gt;arc[i][j] != 0)</w:t>
      </w:r>
    </w:p>
    <w:p w14:paraId="4A2651D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w:t>
      </w:r>
    </w:p>
    <w:p w14:paraId="3B1F37B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visited[j] = TRUE;</w:t>
      </w:r>
    </w:p>
    <w:p w14:paraId="37A95CA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printf("%c ", G-&gt;vexs[j]);</w:t>
      </w:r>
    </w:p>
    <w:p w14:paraId="7754E94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lastRenderedPageBreak/>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EnQueue(&amp;Q, j);</w:t>
      </w:r>
    </w:p>
    <w:p w14:paraId="0F855A5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w:t>
      </w:r>
    </w:p>
    <w:p w14:paraId="09E7EC5D"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w:t>
      </w:r>
    </w:p>
    <w:p w14:paraId="21637212"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w:t>
      </w:r>
    </w:p>
    <w:p w14:paraId="7F1BDE8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6B35A20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039612C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2F5C331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int main()</w:t>
      </w:r>
    </w:p>
    <w:p w14:paraId="7F20D36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295B967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MGraph G;</w:t>
      </w:r>
    </w:p>
    <w:p w14:paraId="39A786E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CreateMGraph(&amp;G);</w:t>
      </w:r>
    </w:p>
    <w:p w14:paraId="6AEE3C0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printf("输出邻接矩阵：\n");</w:t>
      </w:r>
    </w:p>
    <w:p w14:paraId="5082C88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DisMGraph(&amp;G);</w:t>
      </w:r>
    </w:p>
    <w:p w14:paraId="44534B4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printf("\n图的深度优先遍历为: ");</w:t>
      </w:r>
    </w:p>
    <w:p w14:paraId="4A7C3FD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DFSTraverse(G);</w:t>
      </w:r>
    </w:p>
    <w:p w14:paraId="1BA9A21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printf("\n图的广度优先遍历为: ");</w:t>
      </w:r>
    </w:p>
    <w:p w14:paraId="55BB889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BFSTraverse(&amp;G);</w:t>
      </w:r>
    </w:p>
    <w:p w14:paraId="16750DD0"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printf("\n");</w:t>
      </w:r>
    </w:p>
    <w:p w14:paraId="239F9412"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return 0;</w:t>
      </w:r>
    </w:p>
    <w:p w14:paraId="3C00302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6E44628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5.</w:t>
      </w:r>
      <w:r>
        <w:rPr>
          <w:rFonts w:ascii="SimSun" w:eastAsia="SimSun" w:hAnsi="SimSun" w:hint="eastAsia"/>
          <w:bCs/>
          <w:color w:val="000000"/>
          <w:szCs w:val="21"/>
        </w:rPr>
        <w:t>实验的收获：</w:t>
      </w:r>
    </w:p>
    <w:p w14:paraId="5084690C"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本实验我选做了邻接矩阵储存图、并进行深度优先广度优先处理的部分，程序编译时发现不同的插入方法会影响深度优先、广度优先的运行结果，例如在本实验的测试数据中，当使用头插法时，深度优先的结果会变为adbc。因此，本实验可以要求同学们在学有余力的情况下探究不同插入方法的影响。</w:t>
      </w:r>
    </w:p>
    <w:p w14:paraId="02BEDE62" w14:textId="77777777" w:rsidR="00026995" w:rsidRDefault="00000000">
      <w:pPr>
        <w:rPr>
          <w:rFonts w:ascii="SimSun" w:eastAsia="SimSun" w:hAnsi="SimSun"/>
          <w:b/>
          <w:bCs/>
          <w:sz w:val="28"/>
          <w:szCs w:val="28"/>
        </w:rPr>
      </w:pPr>
      <w:bookmarkStart w:id="20" w:name="_Hlk57845005"/>
      <w:r>
        <w:rPr>
          <w:rFonts w:ascii="SimSun" w:eastAsia="SimSun" w:hAnsi="SimSun" w:hint="eastAsia"/>
          <w:b/>
          <w:bCs/>
          <w:sz w:val="28"/>
          <w:szCs w:val="28"/>
        </w:rPr>
        <w:t>实验十二：约瑟夫斯问题求解</w:t>
      </w:r>
    </w:p>
    <w:bookmarkEnd w:id="20"/>
    <w:p w14:paraId="6F66141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1.对象、目的和要求</w:t>
      </w:r>
    </w:p>
    <w:p w14:paraId="3A1DA2EE"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以约</w:t>
      </w:r>
      <w:proofErr w:type="gramStart"/>
      <w:r>
        <w:rPr>
          <w:rFonts w:ascii="SimSun" w:eastAsia="SimSun" w:hAnsi="SimSun" w:hint="eastAsia"/>
          <w:bCs/>
          <w:color w:val="000000"/>
          <w:szCs w:val="21"/>
        </w:rPr>
        <w:t>瑟夫问题</w:t>
      </w:r>
      <w:proofErr w:type="gramEnd"/>
      <w:r>
        <w:rPr>
          <w:rFonts w:ascii="SimSun" w:eastAsia="SimSun" w:hAnsi="SimSun" w:hint="eastAsia"/>
          <w:bCs/>
          <w:color w:val="000000"/>
          <w:szCs w:val="21"/>
        </w:rPr>
        <w:t>为对象，利用单向循环链表存储结构</w:t>
      </w:r>
      <w:proofErr w:type="gramStart"/>
      <w:r>
        <w:rPr>
          <w:rFonts w:ascii="SimSun" w:eastAsia="SimSun" w:hAnsi="SimSun" w:hint="eastAsia"/>
          <w:bCs/>
          <w:color w:val="000000"/>
          <w:szCs w:val="21"/>
        </w:rPr>
        <w:t>模拟此</w:t>
      </w:r>
      <w:proofErr w:type="gramEnd"/>
      <w:r>
        <w:rPr>
          <w:rFonts w:ascii="SimSun" w:eastAsia="SimSun" w:hAnsi="SimSun" w:hint="eastAsia"/>
          <w:bCs/>
          <w:color w:val="000000"/>
          <w:szCs w:val="21"/>
        </w:rPr>
        <w:t>过程，按照出列的顺序印出各人的编号。</w:t>
      </w:r>
    </w:p>
    <w:p w14:paraId="1E00568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2.函数流程图</w:t>
      </w:r>
    </w:p>
    <w:p w14:paraId="0E038F19" w14:textId="77777777" w:rsidR="00026995" w:rsidRDefault="00000000">
      <w:pPr>
        <w:spacing w:line="300" w:lineRule="auto"/>
        <w:rPr>
          <w:rFonts w:ascii="SimSun" w:eastAsia="SimSun" w:hAnsi="SimSun"/>
          <w:bCs/>
          <w:color w:val="000000"/>
          <w:szCs w:val="21"/>
        </w:rPr>
      </w:pPr>
      <w:r>
        <w:rPr>
          <w:noProof/>
        </w:rPr>
        <w:lastRenderedPageBreak/>
        <w:drawing>
          <wp:inline distT="0" distB="0" distL="0" distR="0" wp14:anchorId="2AD515C3" wp14:editId="4BB0B387">
            <wp:extent cx="3027045" cy="49339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7">
                      <a:extLst>
                        <a:ext uri="{28A0092B-C50C-407E-A947-70E740481C1C}">
                          <a14:useLocalDpi xmlns:a14="http://schemas.microsoft.com/office/drawing/2010/main" val="0"/>
                        </a:ext>
                      </a:extLst>
                    </a:blip>
                    <a:srcRect l="-71388" r="-1"/>
                    <a:stretch>
                      <a:fillRect/>
                    </a:stretch>
                  </pic:blipFill>
                  <pic:spPr>
                    <a:xfrm>
                      <a:off x="0" y="0"/>
                      <a:ext cx="3040606" cy="4956031"/>
                    </a:xfrm>
                    <a:prstGeom prst="rect">
                      <a:avLst/>
                    </a:prstGeom>
                    <a:noFill/>
                    <a:ln>
                      <a:noFill/>
                    </a:ln>
                  </pic:spPr>
                </pic:pic>
              </a:graphicData>
            </a:graphic>
          </wp:inline>
        </w:drawing>
      </w:r>
    </w:p>
    <w:p w14:paraId="39956BB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3.程序的数据输入要求、测试数据与运行结果</w:t>
      </w:r>
    </w:p>
    <w:p w14:paraId="3451A604"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数据输入：依次输入总人数、初始报数值、第n个人的密码值</w:t>
      </w:r>
      <w:r>
        <w:rPr>
          <w:rFonts w:ascii="SimSun" w:eastAsia="SimSun" w:hAnsi="SimSun"/>
          <w:bCs/>
          <w:color w:val="000000"/>
          <w:szCs w:val="21"/>
        </w:rPr>
        <w:t>，数据类型都为整型</w:t>
      </w:r>
    </w:p>
    <w:p w14:paraId="3B5AC830"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测试数据：</w:t>
      </w:r>
      <w:r>
        <w:rPr>
          <w:rFonts w:ascii="SimSun" w:eastAsia="SimSun" w:hAnsi="SimSun"/>
          <w:bCs/>
          <w:color w:val="000000"/>
          <w:szCs w:val="21"/>
        </w:rPr>
        <w:t>n=7，7个人的密码依次为：3，1，7，2，4，8，4</w:t>
      </w:r>
      <w:r>
        <w:rPr>
          <w:rFonts w:ascii="SimSun" w:eastAsia="SimSun" w:hAnsi="SimSun" w:hint="eastAsia"/>
          <w:bCs/>
          <w:color w:val="000000"/>
          <w:szCs w:val="21"/>
        </w:rPr>
        <w:t>；</w:t>
      </w:r>
      <w:r>
        <w:rPr>
          <w:rFonts w:ascii="SimSun" w:eastAsia="SimSun" w:hAnsi="SimSun"/>
          <w:bCs/>
          <w:color w:val="000000"/>
          <w:szCs w:val="21"/>
        </w:rPr>
        <w:t>m初值为6</w:t>
      </w:r>
    </w:p>
    <w:p w14:paraId="24BEA006"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运行结果：成功</w:t>
      </w:r>
    </w:p>
    <w:p w14:paraId="400DBDB4" w14:textId="77777777" w:rsidR="00026995" w:rsidRDefault="00000000">
      <w:pPr>
        <w:spacing w:line="300" w:lineRule="auto"/>
        <w:rPr>
          <w:rFonts w:ascii="SimSun" w:eastAsia="SimSun" w:hAnsi="SimSun"/>
          <w:bCs/>
          <w:color w:val="000000"/>
          <w:szCs w:val="21"/>
        </w:rPr>
      </w:pPr>
      <w:r>
        <w:rPr>
          <w:noProof/>
        </w:rPr>
        <w:drawing>
          <wp:inline distT="0" distB="0" distL="0" distR="0" wp14:anchorId="54E42C24" wp14:editId="507E42B6">
            <wp:extent cx="3182620" cy="226250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182620" cy="2262505"/>
                    </a:xfrm>
                    <a:prstGeom prst="rect">
                      <a:avLst/>
                    </a:prstGeom>
                    <a:noFill/>
                    <a:ln>
                      <a:noFill/>
                    </a:ln>
                  </pic:spPr>
                </pic:pic>
              </a:graphicData>
            </a:graphic>
          </wp:inline>
        </w:drawing>
      </w:r>
    </w:p>
    <w:p w14:paraId="6A336CB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4.带有注释的源程序</w:t>
      </w:r>
    </w:p>
    <w:p w14:paraId="51DEAFE0"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//实验十二：约瑟夫斯问题求解</w:t>
      </w:r>
    </w:p>
    <w:p w14:paraId="670E06D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lastRenderedPageBreak/>
        <w:t>#include &lt;stdio.h&gt;</w:t>
      </w:r>
    </w:p>
    <w:p w14:paraId="2028E6C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#include &lt;malloc.h&gt;</w:t>
      </w:r>
    </w:p>
    <w:p w14:paraId="5C2A527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#include &lt;stdlib.h&gt;</w:t>
      </w:r>
    </w:p>
    <w:p w14:paraId="5EAB31F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#include &lt;time.h&gt;</w:t>
      </w:r>
    </w:p>
    <w:p w14:paraId="68A9BA0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typedef int ElemType;</w:t>
      </w:r>
    </w:p>
    <w:p w14:paraId="5252C02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typedef struct node</w:t>
      </w:r>
    </w:p>
    <w:p w14:paraId="4BA2DD6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 xml:space="preserve">{ </w:t>
      </w:r>
    </w:p>
    <w:p w14:paraId="4213AF1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ElemType data;</w:t>
      </w:r>
    </w:p>
    <w:p w14:paraId="083047C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ElemType num;</w:t>
      </w:r>
    </w:p>
    <w:p w14:paraId="3F3DF83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struct node *next;</w:t>
      </w:r>
    </w:p>
    <w:p w14:paraId="4767C01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}SLNODE;//单链表的定义 </w:t>
      </w:r>
    </w:p>
    <w:p w14:paraId="72417DC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struct node *create_sl(int n)</w:t>
      </w:r>
    </w:p>
    <w:p w14:paraId="558367C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2D311C8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SLNODE*p, *s, *head; ElemType x;</w:t>
      </w:r>
    </w:p>
    <w:p w14:paraId="50203BB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a;</w:t>
      </w:r>
    </w:p>
    <w:p w14:paraId="7F9F98B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head = (SLNODE *)malloc(sizeof(SLNODE));</w:t>
      </w:r>
    </w:p>
    <w:p w14:paraId="28B1CDDD"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 = head;</w:t>
      </w:r>
    </w:p>
    <w:p w14:paraId="4833720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head-&gt;next = head;</w:t>
      </w:r>
    </w:p>
    <w:p w14:paraId="78AA28B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for (a = 1; a &lt;= n; a++)//循环直到输入n</w:t>
      </w:r>
      <w:proofErr w:type="gramStart"/>
      <w:r>
        <w:rPr>
          <w:rFonts w:ascii="SimSun" w:eastAsia="SimSun" w:hAnsi="SimSun"/>
          <w:bCs/>
          <w:color w:val="000000"/>
          <w:szCs w:val="21"/>
        </w:rPr>
        <w:t>个</w:t>
      </w:r>
      <w:proofErr w:type="gramEnd"/>
      <w:r>
        <w:rPr>
          <w:rFonts w:ascii="SimSun" w:eastAsia="SimSun" w:hAnsi="SimSun"/>
          <w:bCs/>
          <w:color w:val="000000"/>
          <w:szCs w:val="21"/>
        </w:rPr>
        <w:t>密码值跳出循环</w:t>
      </w:r>
    </w:p>
    <w:p w14:paraId="32E9F5B0"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548333B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s = (SLNODE *)malloc(sizeof(SLNODE));</w:t>
      </w:r>
    </w:p>
    <w:p w14:paraId="4864821F"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printf("输入第%d个人的密码值", a);</w:t>
      </w:r>
    </w:p>
    <w:p w14:paraId="52E0BC6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scanf_s("%d", &amp;x, 1);</w:t>
      </w:r>
    </w:p>
    <w:p w14:paraId="12A8666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s-&gt;data = x;</w:t>
      </w:r>
    </w:p>
    <w:p w14:paraId="616E477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s-&gt;num = a;</w:t>
      </w:r>
    </w:p>
    <w:p w14:paraId="5EB8F20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if (head-&gt;next == head)</w:t>
      </w:r>
    </w:p>
    <w:p w14:paraId="7829E72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head = s;</w:t>
      </w:r>
    </w:p>
    <w:p w14:paraId="7A95E9F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else</w:t>
      </w:r>
    </w:p>
    <w:p w14:paraId="643D42B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p-&gt;next = s;</w:t>
      </w:r>
    </w:p>
    <w:p w14:paraId="1D35DAF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p = s;</w:t>
      </w:r>
    </w:p>
    <w:p w14:paraId="361E508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44045596"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p-&gt;next = head;</w:t>
      </w:r>
    </w:p>
    <w:p w14:paraId="75542FB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return head;</w:t>
      </w:r>
    </w:p>
    <w:p w14:paraId="39B73940"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451C27E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void Josephus(SLNODE *head, int n, int m)//约瑟夫斯问题求解</w:t>
      </w:r>
    </w:p>
    <w:p w14:paraId="64330EEC"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lastRenderedPageBreak/>
        <w:t>{</w:t>
      </w:r>
    </w:p>
    <w:p w14:paraId="15D05D50"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SLNODE *p;</w:t>
      </w:r>
    </w:p>
    <w:p w14:paraId="759876E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SLNODE *q;</w:t>
      </w:r>
    </w:p>
    <w:p w14:paraId="7516D95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i;</w:t>
      </w:r>
    </w:p>
    <w:p w14:paraId="089C622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 = head;</w:t>
      </w:r>
    </w:p>
    <w:p w14:paraId="726D542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q = head;</w:t>
      </w:r>
    </w:p>
    <w:p w14:paraId="6741E63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printf("出列序列:");</w:t>
      </w:r>
    </w:p>
    <w:p w14:paraId="6629664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while (p-&gt;next != p)</w:t>
      </w:r>
    </w:p>
    <w:p w14:paraId="5D45A8A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5463057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for (i = 1; i&lt;m; i++)//程序运行到第m个人跳出循环</w:t>
      </w:r>
    </w:p>
    <w:p w14:paraId="75D5DCC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2882C43D"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q = p;</w:t>
      </w:r>
    </w:p>
    <w:p w14:paraId="3BAF0FD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p = p-&gt;next;</w:t>
      </w:r>
    </w:p>
    <w:p w14:paraId="45FF36A5"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6AE030B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m = p-&gt;data;//读取新的密码值</w:t>
      </w:r>
    </w:p>
    <w:p w14:paraId="35BA592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printf("%4d", p-&gt;num);</w:t>
      </w:r>
    </w:p>
    <w:p w14:paraId="48FA8070"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q-&gt;next = p-&gt;next;//删除p节点</w:t>
      </w:r>
    </w:p>
    <w:p w14:paraId="4D1E11A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free(p);</w:t>
      </w:r>
    </w:p>
    <w:p w14:paraId="1598A3D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p = q-&gt;next;</w:t>
      </w:r>
    </w:p>
    <w:p w14:paraId="1BD14279"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w:t>
      </w:r>
    </w:p>
    <w:p w14:paraId="45EFE29D"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printf("%4d \n", p-&gt;num);</w:t>
      </w:r>
    </w:p>
    <w:p w14:paraId="1ED585E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007E420A"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int main()//主函数</w:t>
      </w:r>
    </w:p>
    <w:p w14:paraId="06B834A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w:t>
      </w:r>
    </w:p>
    <w:p w14:paraId="63C9AFC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SLNODE *head;</w:t>
      </w:r>
    </w:p>
    <w:p w14:paraId="4B697651"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int n, m;</w:t>
      </w:r>
    </w:p>
    <w:p w14:paraId="27ECDDBD"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head = (SLNODE *)malloc(sizeof(SLNODE));</w:t>
      </w:r>
    </w:p>
    <w:p w14:paraId="45036D1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printf("约瑟夫斯问题\n");</w:t>
      </w:r>
    </w:p>
    <w:p w14:paraId="2F7D8FA8"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printf("输入总人数n=");</w:t>
      </w:r>
    </w:p>
    <w:p w14:paraId="7EFCFA9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scanf_s("%d", &amp;n, 1);</w:t>
      </w:r>
    </w:p>
    <w:p w14:paraId="4A277064"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printf("输入初始</w:t>
      </w:r>
      <w:proofErr w:type="gramStart"/>
      <w:r>
        <w:rPr>
          <w:rFonts w:ascii="SimSun" w:eastAsia="SimSun" w:hAnsi="SimSun"/>
          <w:bCs/>
          <w:color w:val="000000"/>
          <w:szCs w:val="21"/>
        </w:rPr>
        <w:t>报数值</w:t>
      </w:r>
      <w:proofErr w:type="gramEnd"/>
      <w:r>
        <w:rPr>
          <w:rFonts w:ascii="SimSun" w:eastAsia="SimSun" w:hAnsi="SimSun"/>
          <w:bCs/>
          <w:color w:val="000000"/>
          <w:szCs w:val="21"/>
        </w:rPr>
        <w:t xml:space="preserve"> m=");</w:t>
      </w:r>
    </w:p>
    <w:p w14:paraId="660F82DE"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scanf_s("%d", &amp;m, 1);</w:t>
      </w:r>
    </w:p>
    <w:p w14:paraId="7C1C76FB"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head = create_sl(n);//创建单链表Josephus(head, n, m);</w:t>
      </w:r>
    </w:p>
    <w:p w14:paraId="6B0D7072"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Josephus(head,n,m);</w:t>
      </w:r>
    </w:p>
    <w:p w14:paraId="7D9FA997"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tab/>
        <w:t>return 0;}</w:t>
      </w:r>
    </w:p>
    <w:p w14:paraId="713A0083" w14:textId="77777777" w:rsidR="00026995" w:rsidRDefault="00000000">
      <w:pPr>
        <w:spacing w:line="300" w:lineRule="auto"/>
        <w:rPr>
          <w:rFonts w:ascii="SimSun" w:eastAsia="SimSun" w:hAnsi="SimSun"/>
          <w:bCs/>
          <w:color w:val="000000"/>
          <w:szCs w:val="21"/>
        </w:rPr>
      </w:pPr>
      <w:r>
        <w:rPr>
          <w:rFonts w:ascii="SimSun" w:eastAsia="SimSun" w:hAnsi="SimSun"/>
          <w:bCs/>
          <w:color w:val="000000"/>
          <w:szCs w:val="21"/>
        </w:rPr>
        <w:lastRenderedPageBreak/>
        <w:t>5.实验的收获：</w:t>
      </w:r>
    </w:p>
    <w:p w14:paraId="593288C4"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实验中遇到的问题是，在vs</w:t>
      </w:r>
      <w:r>
        <w:rPr>
          <w:rFonts w:ascii="SimSun" w:eastAsia="SimSun" w:hAnsi="SimSun"/>
          <w:bCs/>
          <w:color w:val="000000"/>
          <w:szCs w:val="21"/>
        </w:rPr>
        <w:t>2013</w:t>
      </w:r>
      <w:r>
        <w:rPr>
          <w:rFonts w:ascii="SimSun" w:eastAsia="SimSun" w:hAnsi="SimSun" w:hint="eastAsia"/>
          <w:bCs/>
          <w:color w:val="000000"/>
          <w:szCs w:val="21"/>
        </w:rPr>
        <w:t>中编译时，程序总是报错</w:t>
      </w:r>
      <w:r>
        <w:rPr>
          <w:rFonts w:ascii="SimSun" w:eastAsia="SimSun" w:hAnsi="SimSun"/>
          <w:bCs/>
          <w:color w:val="000000"/>
          <w:szCs w:val="21"/>
        </w:rPr>
        <w:t>约瑟夫斯问题求解</w:t>
      </w:r>
      <w:r>
        <w:rPr>
          <w:rFonts w:ascii="SimSun" w:eastAsia="SimSun" w:hAnsi="SimSun" w:hint="eastAsia"/>
          <w:bCs/>
          <w:color w:val="000000"/>
          <w:szCs w:val="21"/>
        </w:rPr>
        <w:t>函数</w:t>
      </w:r>
      <w:r>
        <w:rPr>
          <w:rFonts w:ascii="SimSun" w:eastAsia="SimSun" w:hAnsi="SimSun"/>
          <w:bCs/>
          <w:color w:val="000000"/>
          <w:szCs w:val="21"/>
        </w:rPr>
        <w:t>Josephus()</w:t>
      </w:r>
      <w:r>
        <w:rPr>
          <w:rFonts w:ascii="SimSun" w:eastAsia="SimSun" w:hAnsi="SimSun" w:hint="eastAsia"/>
          <w:bCs/>
          <w:color w:val="000000"/>
          <w:szCs w:val="21"/>
        </w:rPr>
        <w:t>中变量q未赋初值，但是在for循环中“</w:t>
      </w:r>
      <w:r>
        <w:rPr>
          <w:rFonts w:ascii="SimSun" w:eastAsia="SimSun" w:hAnsi="SimSun"/>
          <w:bCs/>
          <w:color w:val="000000"/>
          <w:szCs w:val="21"/>
        </w:rPr>
        <w:t>q = p;</w:t>
      </w:r>
      <w:r>
        <w:rPr>
          <w:rFonts w:ascii="SimSun" w:eastAsia="SimSun" w:hAnsi="SimSun" w:hint="eastAsia"/>
          <w:bCs/>
          <w:color w:val="000000"/>
          <w:szCs w:val="21"/>
        </w:rPr>
        <w:t>”语句已经给q赋了初值。反复检查之后没有发现逻辑上的错误，增加了“</w:t>
      </w:r>
      <w:r>
        <w:rPr>
          <w:rFonts w:ascii="SimSun" w:eastAsia="SimSun" w:hAnsi="SimSun"/>
          <w:bCs/>
          <w:color w:val="000000"/>
          <w:szCs w:val="21"/>
        </w:rPr>
        <w:t>q = head;</w:t>
      </w:r>
      <w:r>
        <w:rPr>
          <w:rFonts w:ascii="SimSun" w:eastAsia="SimSun" w:hAnsi="SimSun" w:hint="eastAsia"/>
          <w:bCs/>
          <w:color w:val="000000"/>
          <w:szCs w:val="21"/>
        </w:rPr>
        <w:t>”语句后不再报错，但是不了解最初报错的缘由。</w:t>
      </w:r>
    </w:p>
    <w:p w14:paraId="02B5A5B1" w14:textId="77777777" w:rsidR="00026995" w:rsidRDefault="00000000">
      <w:pPr>
        <w:spacing w:line="300" w:lineRule="auto"/>
        <w:rPr>
          <w:rFonts w:ascii="SimSun" w:eastAsia="SimSun" w:hAnsi="SimSun"/>
          <w:b/>
          <w:bCs/>
          <w:sz w:val="28"/>
          <w:szCs w:val="28"/>
        </w:rPr>
      </w:pPr>
      <w:bookmarkStart w:id="21" w:name="_Hlk57845032"/>
      <w:r>
        <w:rPr>
          <w:rFonts w:ascii="SimSun" w:eastAsia="SimSun" w:hAnsi="SimSun" w:hint="eastAsia"/>
          <w:b/>
          <w:bCs/>
          <w:sz w:val="28"/>
          <w:szCs w:val="28"/>
        </w:rPr>
        <w:t>实验十四：内部排序算法的实现与比较</w:t>
      </w:r>
    </w:p>
    <w:bookmarkEnd w:id="21"/>
    <w:p w14:paraId="0DA22CA7"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1.对象、目的和要求</w:t>
      </w:r>
    </w:p>
    <w:p w14:paraId="2197C2B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对常用的内部排序算法进行比较：直接插入排序、简单选择排序、冒泡排序、快速排序、希尔排序</w:t>
      </w:r>
      <w:r>
        <w:rPr>
          <w:rFonts w:ascii="SimSun" w:eastAsia="SimSun" w:hAnsi="SimSun" w:hint="eastAsia"/>
          <w:bCs/>
          <w:color w:val="000000"/>
          <w:szCs w:val="21"/>
        </w:rPr>
        <w:t>，</w:t>
      </w:r>
      <w:r>
        <w:rPr>
          <w:rFonts w:ascii="SimSun" w:eastAsia="SimSun" w:hAnsi="SimSun"/>
          <w:bCs/>
          <w:color w:val="000000"/>
          <w:szCs w:val="21"/>
        </w:rPr>
        <w:t>比较关键字参加的比较次数和关键字的移动次数（关键字交换计为3次移动）</w:t>
      </w:r>
      <w:r>
        <w:rPr>
          <w:rFonts w:ascii="SimSun" w:eastAsia="SimSun" w:hAnsi="SimSun" w:hint="eastAsia"/>
          <w:bCs/>
          <w:color w:val="000000"/>
          <w:szCs w:val="21"/>
        </w:rPr>
        <w:t>，</w:t>
      </w:r>
      <w:r>
        <w:rPr>
          <w:rFonts w:ascii="SimSun" w:eastAsia="SimSun" w:hAnsi="SimSun"/>
          <w:bCs/>
          <w:color w:val="000000"/>
          <w:szCs w:val="21"/>
        </w:rPr>
        <w:t xml:space="preserve"> 对结果</w:t>
      </w:r>
      <w:proofErr w:type="gramStart"/>
      <w:r>
        <w:rPr>
          <w:rFonts w:ascii="SimSun" w:eastAsia="SimSun" w:hAnsi="SimSun"/>
          <w:bCs/>
          <w:color w:val="000000"/>
          <w:szCs w:val="21"/>
        </w:rPr>
        <w:t>作出</w:t>
      </w:r>
      <w:proofErr w:type="gramEnd"/>
      <w:r>
        <w:rPr>
          <w:rFonts w:ascii="SimSun" w:eastAsia="SimSun" w:hAnsi="SimSun"/>
          <w:bCs/>
          <w:color w:val="000000"/>
          <w:szCs w:val="21"/>
        </w:rPr>
        <w:t>简要分析。</w:t>
      </w:r>
    </w:p>
    <w:p w14:paraId="56167C6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2.程序的数据输入要求、测试数据与运行结果</w:t>
      </w:r>
    </w:p>
    <w:p w14:paraId="37AED6D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hint="eastAsia"/>
          <w:bCs/>
          <w:color w:val="000000"/>
          <w:szCs w:val="21"/>
        </w:rPr>
        <w:t>数据输入：输入参加排序的整数个数</w:t>
      </w:r>
      <w:r>
        <w:rPr>
          <w:rFonts w:ascii="SimSun" w:eastAsia="SimSun" w:hAnsi="SimSun"/>
          <w:bCs/>
          <w:color w:val="000000"/>
          <w:szCs w:val="21"/>
        </w:rPr>
        <w:t>N</w:t>
      </w:r>
      <w:r>
        <w:rPr>
          <w:rFonts w:ascii="SimSun" w:eastAsia="SimSun" w:hAnsi="SimSun" w:hint="eastAsia"/>
          <w:bCs/>
          <w:color w:val="000000"/>
          <w:szCs w:val="21"/>
        </w:rPr>
        <w:t>，要求</w:t>
      </w:r>
      <w:r>
        <w:rPr>
          <w:rFonts w:ascii="SimSun" w:eastAsia="SimSun" w:hAnsi="SimSun"/>
          <w:bCs/>
          <w:color w:val="000000"/>
          <w:szCs w:val="21"/>
        </w:rPr>
        <w:t>N</w:t>
      </w:r>
      <w:r>
        <w:rPr>
          <w:rFonts w:ascii="SimSun" w:eastAsia="SimSun" w:hAnsi="SimSun" w:hint="eastAsia"/>
          <w:bCs/>
          <w:color w:val="000000"/>
          <w:szCs w:val="21"/>
        </w:rPr>
        <w:t>大于等于2，小于等于3</w:t>
      </w:r>
      <w:r>
        <w:rPr>
          <w:rFonts w:ascii="SimSun" w:eastAsia="SimSun" w:hAnsi="SimSun"/>
          <w:bCs/>
          <w:color w:val="000000"/>
          <w:szCs w:val="21"/>
        </w:rPr>
        <w:t>0000</w:t>
      </w:r>
      <w:r>
        <w:rPr>
          <w:rFonts w:ascii="SimSun" w:eastAsia="SimSun" w:hAnsi="SimSun" w:hint="eastAsia"/>
          <w:bCs/>
          <w:color w:val="000000"/>
          <w:szCs w:val="21"/>
        </w:rPr>
        <w:t>，</w:t>
      </w:r>
      <w:r>
        <w:rPr>
          <w:rFonts w:ascii="SimSun" w:eastAsia="SimSun" w:hAnsi="SimSun"/>
          <w:bCs/>
          <w:color w:val="000000"/>
          <w:szCs w:val="21"/>
        </w:rPr>
        <w:t>数据类型都为整型</w:t>
      </w:r>
    </w:p>
    <w:p w14:paraId="497550D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hint="eastAsia"/>
          <w:bCs/>
          <w:color w:val="000000"/>
          <w:szCs w:val="21"/>
        </w:rPr>
        <w:t>测试数据：</w:t>
      </w:r>
      <w:r>
        <w:rPr>
          <w:rFonts w:ascii="SimSun" w:eastAsia="SimSun" w:hAnsi="SimSun"/>
          <w:bCs/>
          <w:color w:val="000000"/>
          <w:szCs w:val="21"/>
        </w:rPr>
        <w:t>N=1</w:t>
      </w:r>
      <w:r>
        <w:rPr>
          <w:rFonts w:ascii="SimSun" w:eastAsia="SimSun" w:hAnsi="SimSun" w:hint="eastAsia"/>
          <w:bCs/>
          <w:color w:val="000000"/>
          <w:szCs w:val="21"/>
        </w:rPr>
        <w:t>，</w:t>
      </w:r>
      <w:r>
        <w:rPr>
          <w:rFonts w:ascii="SimSun" w:eastAsia="SimSun" w:hAnsi="SimSun"/>
          <w:bCs/>
          <w:color w:val="000000"/>
          <w:szCs w:val="21"/>
        </w:rPr>
        <w:t>N=33</w:t>
      </w:r>
    </w:p>
    <w:p w14:paraId="34AA6A25"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hint="eastAsia"/>
          <w:bCs/>
          <w:color w:val="000000"/>
          <w:szCs w:val="21"/>
        </w:rPr>
        <w:t>运行结果：成功</w:t>
      </w:r>
    </w:p>
    <w:p w14:paraId="08B6EFD3" w14:textId="77777777" w:rsidR="00026995" w:rsidRDefault="00000000">
      <w:pPr>
        <w:autoSpaceDE w:val="0"/>
        <w:autoSpaceDN w:val="0"/>
        <w:adjustRightInd w:val="0"/>
        <w:spacing w:line="300" w:lineRule="auto"/>
        <w:jc w:val="left"/>
        <w:rPr>
          <w:rFonts w:ascii="SimSun" w:eastAsia="SimSun" w:hAnsi="SimSun"/>
          <w:bCs/>
          <w:color w:val="000000"/>
          <w:szCs w:val="21"/>
        </w:rPr>
      </w:pPr>
      <w:r>
        <w:rPr>
          <w:noProof/>
        </w:rPr>
        <w:drawing>
          <wp:inline distT="0" distB="0" distL="0" distR="0" wp14:anchorId="16D20D99" wp14:editId="13605304">
            <wp:extent cx="4762500" cy="4133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rcRect l="1324" r="8380" b="17626"/>
                    <a:stretch>
                      <a:fillRect/>
                    </a:stretch>
                  </pic:blipFill>
                  <pic:spPr>
                    <a:xfrm>
                      <a:off x="0" y="0"/>
                      <a:ext cx="4762500" cy="4133850"/>
                    </a:xfrm>
                    <a:prstGeom prst="rect">
                      <a:avLst/>
                    </a:prstGeom>
                    <a:ln>
                      <a:noFill/>
                    </a:ln>
                  </pic:spPr>
                </pic:pic>
              </a:graphicData>
            </a:graphic>
          </wp:inline>
        </w:drawing>
      </w:r>
    </w:p>
    <w:p w14:paraId="6D1B3815"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3.带有注释的源程序</w:t>
      </w:r>
    </w:p>
    <w:p w14:paraId="484373F1"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//实验十四：内部排序算法的实现与比较</w:t>
      </w:r>
    </w:p>
    <w:p w14:paraId="5EC3B73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 include &lt;stdio.h&gt;  </w:t>
      </w:r>
    </w:p>
    <w:p w14:paraId="1557E06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include &lt;stdlib.h&gt;</w:t>
      </w:r>
    </w:p>
    <w:p w14:paraId="674927E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lastRenderedPageBreak/>
        <w:t># include &lt;time.h&gt;</w:t>
      </w:r>
    </w:p>
    <w:p w14:paraId="7C8C001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 </w:t>
      </w:r>
      <w:proofErr w:type="gramStart"/>
      <w:r>
        <w:rPr>
          <w:rFonts w:ascii="SimSun" w:eastAsia="SimSun" w:hAnsi="SimSun"/>
          <w:bCs/>
          <w:color w:val="000000"/>
          <w:szCs w:val="21"/>
        </w:rPr>
        <w:t>define</w:t>
      </w:r>
      <w:proofErr w:type="gramEnd"/>
      <w:r>
        <w:rPr>
          <w:rFonts w:ascii="SimSun" w:eastAsia="SimSun" w:hAnsi="SimSun"/>
          <w:bCs/>
          <w:color w:val="000000"/>
          <w:szCs w:val="21"/>
        </w:rPr>
        <w:t xml:space="preserve"> N 30000</w:t>
      </w:r>
    </w:p>
    <w:p w14:paraId="21EC36E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 </w:t>
      </w:r>
      <w:proofErr w:type="gramStart"/>
      <w:r>
        <w:rPr>
          <w:rFonts w:ascii="SimSun" w:eastAsia="SimSun" w:hAnsi="SimSun"/>
          <w:bCs/>
          <w:color w:val="000000"/>
          <w:szCs w:val="21"/>
        </w:rPr>
        <w:t>define</w:t>
      </w:r>
      <w:proofErr w:type="gramEnd"/>
      <w:r>
        <w:rPr>
          <w:rFonts w:ascii="SimSun" w:eastAsia="SimSun" w:hAnsi="SimSun"/>
          <w:bCs/>
          <w:color w:val="000000"/>
          <w:szCs w:val="21"/>
        </w:rPr>
        <w:t xml:space="preserve"> SR 1001</w:t>
      </w:r>
    </w:p>
    <w:p w14:paraId="7E0390A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int A[N], B[N], C[N], D[N], E[N], F[N];</w:t>
      </w:r>
    </w:p>
    <w:p w14:paraId="69D0B10D"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int a, aa, b, bb, d, dd, e, ee, num;   </w:t>
      </w:r>
    </w:p>
    <w:p w14:paraId="06253909"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//单个字母的为记录的比较次数-移动的次数，双字母为关键字的移动次数 </w:t>
      </w:r>
    </w:p>
    <w:p w14:paraId="5D09C4A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long long c, cc;</w:t>
      </w:r>
    </w:p>
    <w:p w14:paraId="5ACAA90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void charu(int A[], int n);//对n</w:t>
      </w:r>
      <w:proofErr w:type="gramStart"/>
      <w:r>
        <w:rPr>
          <w:rFonts w:ascii="SimSun" w:eastAsia="SimSun" w:hAnsi="SimSun"/>
          <w:bCs/>
          <w:color w:val="000000"/>
          <w:szCs w:val="21"/>
        </w:rPr>
        <w:t>个</w:t>
      </w:r>
      <w:proofErr w:type="gramEnd"/>
      <w:r>
        <w:rPr>
          <w:rFonts w:ascii="SimSun" w:eastAsia="SimSun" w:hAnsi="SimSun"/>
          <w:bCs/>
          <w:color w:val="000000"/>
          <w:szCs w:val="21"/>
        </w:rPr>
        <w:t>元素直接插入排序</w:t>
      </w:r>
    </w:p>
    <w:p w14:paraId="2BC2D09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void xuanzepai(int A[], int n);//对n</w:t>
      </w:r>
      <w:proofErr w:type="gramStart"/>
      <w:r>
        <w:rPr>
          <w:rFonts w:ascii="SimSun" w:eastAsia="SimSun" w:hAnsi="SimSun"/>
          <w:bCs/>
          <w:color w:val="000000"/>
          <w:szCs w:val="21"/>
        </w:rPr>
        <w:t>个</w:t>
      </w:r>
      <w:proofErr w:type="gramEnd"/>
      <w:r>
        <w:rPr>
          <w:rFonts w:ascii="SimSun" w:eastAsia="SimSun" w:hAnsi="SimSun"/>
          <w:bCs/>
          <w:color w:val="000000"/>
          <w:szCs w:val="21"/>
        </w:rPr>
        <w:t xml:space="preserve">元素选择升序 </w:t>
      </w:r>
    </w:p>
    <w:p w14:paraId="6BC8743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void maopao(int A[], int n);  //对n</w:t>
      </w:r>
      <w:proofErr w:type="gramStart"/>
      <w:r>
        <w:rPr>
          <w:rFonts w:ascii="SimSun" w:eastAsia="SimSun" w:hAnsi="SimSun"/>
          <w:bCs/>
          <w:color w:val="000000"/>
          <w:szCs w:val="21"/>
        </w:rPr>
        <w:t>个</w:t>
      </w:r>
      <w:proofErr w:type="gramEnd"/>
      <w:r>
        <w:rPr>
          <w:rFonts w:ascii="SimSun" w:eastAsia="SimSun" w:hAnsi="SimSun"/>
          <w:bCs/>
          <w:color w:val="000000"/>
          <w:szCs w:val="21"/>
        </w:rPr>
        <w:t xml:space="preserve">元素冒泡排序 </w:t>
      </w:r>
    </w:p>
    <w:p w14:paraId="04202407"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void Quicksort(int A[], int L, int R);//对[L,R]</w:t>
      </w:r>
      <w:proofErr w:type="gramStart"/>
      <w:r>
        <w:rPr>
          <w:rFonts w:ascii="SimSun" w:eastAsia="SimSun" w:hAnsi="SimSun"/>
          <w:bCs/>
          <w:color w:val="000000"/>
          <w:szCs w:val="21"/>
        </w:rPr>
        <w:t>个</w:t>
      </w:r>
      <w:proofErr w:type="gramEnd"/>
      <w:r>
        <w:rPr>
          <w:rFonts w:ascii="SimSun" w:eastAsia="SimSun" w:hAnsi="SimSun"/>
          <w:bCs/>
          <w:color w:val="000000"/>
          <w:szCs w:val="21"/>
        </w:rPr>
        <w:t>元素快速升序</w:t>
      </w:r>
    </w:p>
    <w:p w14:paraId="6012C85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void shell(int A[], int n);//对n</w:t>
      </w:r>
      <w:proofErr w:type="gramStart"/>
      <w:r>
        <w:rPr>
          <w:rFonts w:ascii="SimSun" w:eastAsia="SimSun" w:hAnsi="SimSun"/>
          <w:bCs/>
          <w:color w:val="000000"/>
          <w:szCs w:val="21"/>
        </w:rPr>
        <w:t>个</w:t>
      </w:r>
      <w:proofErr w:type="gramEnd"/>
      <w:r>
        <w:rPr>
          <w:rFonts w:ascii="SimSun" w:eastAsia="SimSun" w:hAnsi="SimSun"/>
          <w:bCs/>
          <w:color w:val="000000"/>
          <w:szCs w:val="21"/>
        </w:rPr>
        <w:t xml:space="preserve">元素shell升序 </w:t>
      </w:r>
    </w:p>
    <w:p w14:paraId="4B9C29A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void GBPX(int S[], int L, int R, int T[]);//归并排序 </w:t>
      </w:r>
    </w:p>
    <w:p w14:paraId="40F72ED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int GB(int S[], int L, int M, int R, int T[]);//数组归并操作    </w:t>
      </w:r>
    </w:p>
    <w:p w14:paraId="65CD6810"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int gainint(int *p, int min, int max);//防输错N而建的函数，*p的范围[min,max] </w:t>
      </w:r>
    </w:p>
    <w:p w14:paraId="141E2C38"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int change(int *a, int *b);//交换函数,交换a b的值 </w:t>
      </w:r>
    </w:p>
    <w:p w14:paraId="6493243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void charu(int A[], int n)//返回循环比较的次数 </w:t>
      </w:r>
    </w:p>
    <w:p w14:paraId="7BE1B4A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1CDBBCD0"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int i, j, temp;</w:t>
      </w:r>
    </w:p>
    <w:p w14:paraId="34E74B1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for (i = 1, a++; i&lt;n; i++, a++)</w:t>
      </w:r>
    </w:p>
    <w:p w14:paraId="283938F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if (A[i]&lt;A[i - 1])</w:t>
      </w:r>
    </w:p>
    <w:p w14:paraId="364AC2E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6D24F99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temp = A[i];</w:t>
      </w:r>
    </w:p>
    <w:p w14:paraId="3E8789C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for (a++, aa++, j = i - 1; j &gt;= 0 &amp;&amp; A[j]&gt;temp; j--, a++, aa++)</w:t>
      </w:r>
    </w:p>
    <w:p w14:paraId="70BE014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A[j + 1] = A[j];</w:t>
      </w:r>
    </w:p>
    <w:p w14:paraId="44447E3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A[j + 1] = temp;</w:t>
      </w:r>
    </w:p>
    <w:p w14:paraId="12AA505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2AD98721"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7621CF2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void xuanzepai(int A[], int n)//以A[0]为比较依据 升序  </w:t>
      </w:r>
    </w:p>
    <w:p w14:paraId="0A1621E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0E1E8C7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int i, j, k;</w:t>
      </w:r>
    </w:p>
    <w:p w14:paraId="4500190F"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for (i = 0, b++; i&lt;n - 1; i++, b++)</w:t>
      </w:r>
    </w:p>
    <w:p w14:paraId="2FCE2E2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w:t>
      </w:r>
    </w:p>
    <w:p w14:paraId="13CCDED1"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k = i;</w:t>
      </w:r>
    </w:p>
    <w:p w14:paraId="358CB33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for (j = i + 1, b++; j&lt;n; j++, b++)</w:t>
      </w:r>
    </w:p>
    <w:p w14:paraId="71C352A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lastRenderedPageBreak/>
        <w:tab/>
      </w:r>
      <w:r>
        <w:rPr>
          <w:rFonts w:ascii="SimSun" w:eastAsia="SimSun" w:hAnsi="SimSun"/>
          <w:bCs/>
          <w:color w:val="000000"/>
          <w:szCs w:val="21"/>
        </w:rPr>
        <w:tab/>
      </w:r>
      <w:r>
        <w:rPr>
          <w:rFonts w:ascii="SimSun" w:eastAsia="SimSun" w:hAnsi="SimSun"/>
          <w:bCs/>
          <w:color w:val="000000"/>
          <w:szCs w:val="21"/>
        </w:rPr>
        <w:tab/>
        <w:t>if (A[j]&lt;A[k])</w:t>
      </w:r>
    </w:p>
    <w:p w14:paraId="6D46305F"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w:t>
      </w:r>
    </w:p>
    <w:p w14:paraId="38BAA1C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k = j;</w:t>
      </w:r>
    </w:p>
    <w:p w14:paraId="6ADD0D1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b++;</w:t>
      </w:r>
    </w:p>
    <w:p w14:paraId="3D4CBF6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w:t>
      </w:r>
    </w:p>
    <w:p w14:paraId="44573F7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if (k != i)</w:t>
      </w:r>
    </w:p>
    <w:p w14:paraId="622A6D6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bb += change(&amp;A[i], &amp;A[k]);</w:t>
      </w:r>
    </w:p>
    <w:p w14:paraId="10B4ED7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w:t>
      </w:r>
    </w:p>
    <w:p w14:paraId="0806427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7330F2C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void maopao(int A[], int n)</w:t>
      </w:r>
    </w:p>
    <w:p w14:paraId="37DF69F5"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10F09A9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int i, j;</w:t>
      </w:r>
    </w:p>
    <w:p w14:paraId="7966A03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for (i = n - 1; i &gt;= 0; i--)</w:t>
      </w:r>
    </w:p>
    <w:p w14:paraId="711D3B4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w:t>
      </w:r>
    </w:p>
    <w:p w14:paraId="09777F17"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for (j = 0; j&lt;i; j++)</w:t>
      </w:r>
    </w:p>
    <w:p w14:paraId="485351A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3F7115C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if (A[j]&gt;A[j + 1])</w:t>
      </w:r>
    </w:p>
    <w:p w14:paraId="705DCC35"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cc += change(&amp;A[j], &amp;A[j + 1]);</w:t>
      </w:r>
    </w:p>
    <w:p w14:paraId="597007AF"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39E3BD49"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w:t>
      </w:r>
    </w:p>
    <w:p w14:paraId="70E164E5"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11E89B0F"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void Quicksort(int A[], int L, int R)//快速排序，升序   </w:t>
      </w:r>
    </w:p>
    <w:p w14:paraId="2391374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1502C52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 xml:space="preserve">int i = L, j = R, T = A[L]; //T为基准数  </w:t>
      </w:r>
    </w:p>
    <w:p w14:paraId="26518C7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 xml:space="preserve">if (L&gt;R)  </w:t>
      </w:r>
    </w:p>
    <w:p w14:paraId="21873070"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return;</w:t>
      </w:r>
    </w:p>
    <w:p w14:paraId="5A5A05C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 xml:space="preserve">while (i != j) //当数组左右两边没有相遇  </w:t>
      </w:r>
    </w:p>
    <w:p w14:paraId="4A9CECB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w:t>
      </w:r>
    </w:p>
    <w:p w14:paraId="0131727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while (A[j] &gt;= T&amp;&amp;i&lt;j){ j--; d++; }  //从右向左找</w:t>
      </w:r>
    </w:p>
    <w:p w14:paraId="6100CDC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 xml:space="preserve">while (A[i] &lt;= T&amp;&amp;i&lt;j){ i++; d++; } //从左向右找   </w:t>
      </w:r>
    </w:p>
    <w:p w14:paraId="76E2BB2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if (i&lt;j)</w:t>
      </w:r>
    </w:p>
    <w:p w14:paraId="7333DD5A" w14:textId="77777777" w:rsidR="00026995" w:rsidRDefault="00000000">
      <w:pPr>
        <w:autoSpaceDE w:val="0"/>
        <w:autoSpaceDN w:val="0"/>
        <w:adjustRightInd w:val="0"/>
        <w:spacing w:line="300" w:lineRule="auto"/>
        <w:ind w:firstLineChars="600" w:firstLine="1260"/>
        <w:jc w:val="left"/>
        <w:rPr>
          <w:rFonts w:ascii="SimSun" w:eastAsia="SimSun" w:hAnsi="SimSun"/>
          <w:bCs/>
          <w:color w:val="000000"/>
          <w:szCs w:val="21"/>
        </w:rPr>
      </w:pPr>
      <w:r>
        <w:rPr>
          <w:rFonts w:ascii="SimSun" w:eastAsia="SimSun" w:hAnsi="SimSun"/>
          <w:bCs/>
          <w:color w:val="000000"/>
          <w:szCs w:val="21"/>
        </w:rPr>
        <w:t xml:space="preserve">dd += change(&amp;A[i], &amp;A[j]); //交换两数  </w:t>
      </w:r>
    </w:p>
    <w:p w14:paraId="27BFB97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w:t>
      </w:r>
    </w:p>
    <w:p w14:paraId="013AAFC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if (L != i)</w:t>
      </w:r>
    </w:p>
    <w:p w14:paraId="4375F27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 xml:space="preserve">dd += change(&amp;A[L], &amp;A[i]);       //基准数归位  </w:t>
      </w:r>
    </w:p>
    <w:p w14:paraId="1EE4315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lastRenderedPageBreak/>
        <w:tab/>
        <w:t xml:space="preserve">Quicksort(A, L, i - 1);         //递归左  </w:t>
      </w:r>
    </w:p>
    <w:p w14:paraId="33451DE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 xml:space="preserve">Quicksort(A, i + 1, R);         //递归右  </w:t>
      </w:r>
    </w:p>
    <w:p w14:paraId="7D98540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57DD2E3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void shell(int A[], int n)//希尔排序，增量为2 </w:t>
      </w:r>
    </w:p>
    <w:p w14:paraId="5B43F14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588C8BE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int i, j, k;</w:t>
      </w:r>
    </w:p>
    <w:p w14:paraId="22DF3B70"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for (k = n &gt;&gt; 1, e++; k&gt;0; k = k &gt;&gt; 1, e++)</w:t>
      </w:r>
    </w:p>
    <w:p w14:paraId="68F8057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w:t>
      </w:r>
    </w:p>
    <w:p w14:paraId="0DF66E8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for (i = k, e++; i&lt;n; i++, e++)</w:t>
      </w:r>
    </w:p>
    <w:p w14:paraId="41FB6279"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63FD9A97"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for (j = i - k, e++; j &gt;= 0; j -= k, e++)</w:t>
      </w:r>
    </w:p>
    <w:p w14:paraId="13207C8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if (A[j]&gt;A[j + k])</w:t>
      </w:r>
    </w:p>
    <w:p w14:paraId="60553F0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ee += change(&amp;A[j], &amp;A[j + k]);</w:t>
      </w:r>
    </w:p>
    <w:p w14:paraId="41609590"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t>
      </w:r>
    </w:p>
    <w:p w14:paraId="315685DD"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w:t>
      </w:r>
    </w:p>
    <w:p w14:paraId="5F5A2CE0"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2178730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int gainint(int *p, int min, int max)//输入int *p直至满足(a,b)输入结束，并返回*p的位数          </w:t>
      </w:r>
    </w:p>
    <w:p w14:paraId="24E2A639"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260F8CC9"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do{</w:t>
      </w:r>
    </w:p>
    <w:p w14:paraId="3D98B7B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 xml:space="preserve">*p = min - 1;    //此处是为了减少意外情况的发生 虽然那种意外情况不常见    </w:t>
      </w:r>
    </w:p>
    <w:p w14:paraId="26CC9FE7"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scanf_s("%d", p,1);</w:t>
      </w:r>
    </w:p>
    <w:p w14:paraId="131F3225"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while (getchar() != '\n');</w:t>
      </w:r>
    </w:p>
    <w:p w14:paraId="2ED3650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if (*p&gt;max || *p&lt;min)</w:t>
      </w:r>
    </w:p>
    <w:p w14:paraId="7ED757C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r>
      <w:r>
        <w:rPr>
          <w:rFonts w:ascii="SimSun" w:eastAsia="SimSun" w:hAnsi="SimSun"/>
          <w:bCs/>
          <w:color w:val="000000"/>
          <w:szCs w:val="21"/>
        </w:rPr>
        <w:tab/>
        <w:t>printf("输入有误,请重新输入，要求大小为大于等于%d，小于等于%d:", min, max);</w:t>
      </w:r>
    </w:p>
    <w:p w14:paraId="264EEA1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 while (*p&gt;max || *p&lt;min);</w:t>
      </w:r>
    </w:p>
    <w:p w14:paraId="3C7695B9"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return *p;</w:t>
      </w:r>
    </w:p>
    <w:p w14:paraId="2C5AA43D"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2C5B7D5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 xml:space="preserve">int change(int *a, int *b)//交换函数，交换a b的值   </w:t>
      </w:r>
    </w:p>
    <w:p w14:paraId="4CE37F5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4E9A050D"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int c = *a;</w:t>
      </w:r>
    </w:p>
    <w:p w14:paraId="05C09DA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*a = *b;</w:t>
      </w:r>
    </w:p>
    <w:p w14:paraId="496C4EDB"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*b = c;</w:t>
      </w:r>
    </w:p>
    <w:p w14:paraId="5B19FCD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return 3;</w:t>
      </w:r>
    </w:p>
    <w:p w14:paraId="0F051F9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lastRenderedPageBreak/>
        <w:t>}</w:t>
      </w:r>
    </w:p>
    <w:p w14:paraId="529AB8A1"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int main(){</w:t>
      </w:r>
    </w:p>
    <w:p w14:paraId="14A9D63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int i, t;</w:t>
      </w:r>
    </w:p>
    <w:p w14:paraId="528C2B7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srand(time(0));</w:t>
      </w:r>
    </w:p>
    <w:p w14:paraId="666C372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printf("请输入N，要求大小为大于等于2，小于等于%d：", N);</w:t>
      </w:r>
    </w:p>
    <w:p w14:paraId="608C41C8"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gainint(&amp;num, 2, N);</w:t>
      </w:r>
    </w:p>
    <w:p w14:paraId="7FC49076"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printf("生成%d</w:t>
      </w:r>
      <w:proofErr w:type="gramStart"/>
      <w:r>
        <w:rPr>
          <w:rFonts w:ascii="SimSun" w:eastAsia="SimSun" w:hAnsi="SimSun"/>
          <w:bCs/>
          <w:color w:val="000000"/>
          <w:szCs w:val="21"/>
        </w:rPr>
        <w:t>个</w:t>
      </w:r>
      <w:proofErr w:type="gramEnd"/>
      <w:r>
        <w:rPr>
          <w:rFonts w:ascii="SimSun" w:eastAsia="SimSun" w:hAnsi="SimSun"/>
          <w:bCs/>
          <w:color w:val="000000"/>
          <w:szCs w:val="21"/>
        </w:rPr>
        <w:t>随机数：\n",num);</w:t>
      </w:r>
    </w:p>
    <w:p w14:paraId="32E6F3E8"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for (i = 0; i&lt;num; i++)</w:t>
      </w:r>
    </w:p>
    <w:p w14:paraId="6127DAA1"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r>
      <w:r>
        <w:rPr>
          <w:rFonts w:ascii="SimSun" w:eastAsia="SimSun" w:hAnsi="SimSun"/>
          <w:bCs/>
          <w:color w:val="000000"/>
          <w:szCs w:val="21"/>
        </w:rPr>
        <w:tab/>
        <w:t>printf("%d\t", A[i] = B[i] = C[i] = D[i] = E[i] = F[i] = rand() % SR);</w:t>
      </w:r>
    </w:p>
    <w:p w14:paraId="50FB3A0A"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charu(A, num);</w:t>
      </w:r>
    </w:p>
    <w:p w14:paraId="50EE6C85"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printf("\n直接插入排序:\n比较次数:%10d\t移动次数%10d\n\n", a, aa);</w:t>
      </w:r>
    </w:p>
    <w:p w14:paraId="65C610D1"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xuanzepai(B, num);</w:t>
      </w:r>
    </w:p>
    <w:p w14:paraId="7A800E58"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printf("简单选择排序:\n比较次数:%10d\t移动次数%10d\n\n", b + bb / 3, bb);</w:t>
      </w:r>
    </w:p>
    <w:p w14:paraId="1DB33FC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c = (num - 1)*num / 2;</w:t>
      </w:r>
    </w:p>
    <w:p w14:paraId="00A382CE"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maopao(C, num);</w:t>
      </w:r>
    </w:p>
    <w:p w14:paraId="1BDDB875"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printf("冒泡排序:\n比较次数:%10lld\t移动次数%10lld\n\n", c + cc / 3, cc);</w:t>
      </w:r>
    </w:p>
    <w:p w14:paraId="23FA2D02"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Quicksort(D, 0, num - 1);</w:t>
      </w:r>
    </w:p>
    <w:p w14:paraId="4F9D7629"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printf("快速排序:\n比较次数:%10d\t移动次数%10d\n\n", d + dd / 3, dd);</w:t>
      </w:r>
    </w:p>
    <w:p w14:paraId="66CAEF93"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shell(E, num);</w:t>
      </w:r>
    </w:p>
    <w:p w14:paraId="1255D97C"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printf("希尔排序:\n比较次数:%10d\t移动次数%10d\n\n", e + ee / 3, ee);</w:t>
      </w:r>
    </w:p>
    <w:p w14:paraId="02851FED"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printf("按任意键继续……");</w:t>
      </w:r>
    </w:p>
    <w:p w14:paraId="48266B37"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getchar();</w:t>
      </w:r>
    </w:p>
    <w:p w14:paraId="04EBE598"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ab/>
        <w:t>return 0;</w:t>
      </w:r>
    </w:p>
    <w:p w14:paraId="68D39CB5"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w:t>
      </w:r>
    </w:p>
    <w:p w14:paraId="192FB734"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bCs/>
          <w:color w:val="000000"/>
          <w:szCs w:val="21"/>
        </w:rPr>
        <w:t>4.</w:t>
      </w:r>
      <w:r>
        <w:rPr>
          <w:rFonts w:ascii="SimSun" w:eastAsia="SimSun" w:hAnsi="SimSun" w:hint="eastAsia"/>
          <w:bCs/>
          <w:color w:val="000000"/>
          <w:szCs w:val="21"/>
        </w:rPr>
        <w:t>实验的收获：</w:t>
      </w:r>
    </w:p>
    <w:p w14:paraId="56940B7F" w14:textId="77777777" w:rsidR="00026995" w:rsidRDefault="00000000">
      <w:pPr>
        <w:spacing w:line="300" w:lineRule="auto"/>
        <w:rPr>
          <w:rFonts w:ascii="SimSun" w:eastAsia="SimSun" w:hAnsi="SimSun"/>
          <w:bCs/>
          <w:color w:val="000000"/>
          <w:szCs w:val="21"/>
        </w:rPr>
      </w:pPr>
      <w:r>
        <w:rPr>
          <w:rFonts w:ascii="SimSun" w:eastAsia="SimSun" w:hAnsi="SimSun" w:hint="eastAsia"/>
          <w:bCs/>
          <w:color w:val="000000"/>
          <w:szCs w:val="21"/>
        </w:rPr>
        <w:t>实验中，一开始想制作一个小型系统，可以在初始界面选择不同排序算法，并显示其关键字比较次数和关键字移动次数，但是由于这样对不同算法比较不够直观、实验调试时间过长，便放弃了这一想法。建议本实验可以要求学有余力的同学进一步完善制作系统。</w:t>
      </w:r>
    </w:p>
    <w:p w14:paraId="0889FD87" w14:textId="77777777" w:rsidR="00026995" w:rsidRDefault="00000000">
      <w:pPr>
        <w:autoSpaceDE w:val="0"/>
        <w:autoSpaceDN w:val="0"/>
        <w:adjustRightInd w:val="0"/>
        <w:spacing w:line="300" w:lineRule="auto"/>
        <w:jc w:val="left"/>
        <w:rPr>
          <w:rFonts w:ascii="SimSun" w:eastAsia="SimSun" w:hAnsi="SimSun"/>
          <w:bCs/>
          <w:color w:val="000000"/>
          <w:szCs w:val="21"/>
        </w:rPr>
      </w:pPr>
      <w:r>
        <w:rPr>
          <w:rFonts w:ascii="SimSun" w:eastAsia="SimSun" w:hAnsi="SimSun" w:hint="eastAsia"/>
          <w:bCs/>
          <w:color w:val="000000"/>
          <w:szCs w:val="21"/>
        </w:rPr>
        <w:t>此外，我对快速排序、希尔排序的算法不太熟悉，漏掉一些关键语句，如快速排序中的“</w:t>
      </w:r>
      <w:r>
        <w:rPr>
          <w:rFonts w:ascii="SimSun" w:eastAsia="SimSun" w:hAnsi="SimSun"/>
          <w:bCs/>
          <w:color w:val="000000"/>
          <w:szCs w:val="21"/>
        </w:rPr>
        <w:t>if (L != i) dd += change(&amp;A[L], &amp;A[i]); //基准数归位</w:t>
      </w:r>
      <w:r>
        <w:rPr>
          <w:rFonts w:ascii="SimSun" w:eastAsia="SimSun" w:hAnsi="SimSun" w:hint="eastAsia"/>
          <w:bCs/>
          <w:color w:val="000000"/>
          <w:szCs w:val="21"/>
        </w:rPr>
        <w:t>”，在学习了网络资源才完成了这个实验。</w:t>
      </w:r>
    </w:p>
    <w:sectPr w:rsidR="00026995">
      <w:headerReference w:type="even" r:id="rId40"/>
      <w:headerReference w:type="default" r:id="rId41"/>
      <w:footerReference w:type="default" r:id="rId42"/>
      <w:head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0376B" w14:textId="77777777" w:rsidR="00C805E9" w:rsidRDefault="00C805E9">
      <w:r>
        <w:separator/>
      </w:r>
    </w:p>
  </w:endnote>
  <w:endnote w:type="continuationSeparator" w:id="0">
    <w:p w14:paraId="18366920" w14:textId="77777777" w:rsidR="00C805E9" w:rsidRDefault="00C8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NSimSun">
    <w:panose1 w:val="02010609030101010101"/>
    <w:charset w:val="86"/>
    <w:family w:val="modern"/>
    <w:pitch w:val="fixed"/>
    <w:sig w:usb0="0000028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674920"/>
    </w:sdtPr>
    <w:sdtContent>
      <w:sdt>
        <w:sdtPr>
          <w:id w:val="1728636285"/>
        </w:sdtPr>
        <w:sdtContent>
          <w:p w14:paraId="3733C0CF" w14:textId="77777777" w:rsidR="00026995" w:rsidRDefault="00000000">
            <w:pPr>
              <w:pStyle w:val="a5"/>
              <w:jc w:val="center"/>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7</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7</w:t>
            </w:r>
            <w:r>
              <w:rPr>
                <w:kern w:val="0"/>
                <w:szCs w:val="21"/>
              </w:rPr>
              <w:fldChar w:fldCharType="end"/>
            </w:r>
            <w:r>
              <w:rPr>
                <w:rFonts w:hint="eastAsia"/>
                <w:kern w:val="0"/>
                <w:szCs w:val="21"/>
              </w:rPr>
              <w:t xml:space="preserve"> 页</w:t>
            </w:r>
          </w:p>
        </w:sdtContent>
      </w:sdt>
    </w:sdtContent>
  </w:sdt>
  <w:p w14:paraId="57789BAA" w14:textId="77777777" w:rsidR="00026995" w:rsidRDefault="0002699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0A864" w14:textId="77777777" w:rsidR="00C805E9" w:rsidRDefault="00C805E9">
      <w:r>
        <w:separator/>
      </w:r>
    </w:p>
  </w:footnote>
  <w:footnote w:type="continuationSeparator" w:id="0">
    <w:p w14:paraId="0237E105" w14:textId="77777777" w:rsidR="00C805E9" w:rsidRDefault="00C805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A9B8F" w14:textId="77777777" w:rsidR="00026995" w:rsidRDefault="00000000">
    <w:pPr>
      <w:pStyle w:val="a7"/>
    </w:pPr>
    <w:r>
      <w:pict w14:anchorId="55A4C6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8547" o:spid="_x0000_s1032" type="#_x0000_t136" style="position:absolute;left:0;text-align:left;margin-left:0;margin-top:0;width:538.6pt;height:46.8pt;rotation:315;z-index:-251655168;mso-position-horizontal:center;mso-position-horizontal-relative:margin;mso-position-vertical:center;mso-position-vertical-relative:margin;mso-width-relative:page;mso-height-relative:page" o:allowincell="f" fillcolor="silver" stroked="f">
          <v:fill opacity=".5"/>
          <v:textpath style="font-family:&quot;等线&quot;;font-size:1pt" fitpath="t" string="DS2020_031910301_吴雨玥"/>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A8C5" w14:textId="77777777" w:rsidR="00026995" w:rsidRDefault="00000000">
    <w:pPr>
      <w:pStyle w:val="a7"/>
    </w:pPr>
    <w:r>
      <w:rPr>
        <w:rFonts w:hint="eastAsia"/>
      </w:rPr>
      <w:t>《计算机软件技术基础》I—数据结构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30A6" w14:textId="77777777" w:rsidR="00026995" w:rsidRDefault="00000000">
    <w:pPr>
      <w:pStyle w:val="a7"/>
    </w:pPr>
    <w:r>
      <w:pict w14:anchorId="2D5EE9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8546" o:spid="_x0000_s1031" type="#_x0000_t136" style="position:absolute;left:0;text-align:left;margin-left:0;margin-top:0;width:538.6pt;height:46.8pt;rotation:315;z-index:-251656192;mso-position-horizontal:center;mso-position-horizontal-relative:margin;mso-position-vertical:center;mso-position-vertical-relative:margin;mso-width-relative:page;mso-height-relative:page" o:allowincell="f" fillcolor="silver" stroked="f">
          <v:fill opacity=".5"/>
          <v:textpath style="font-family:&quot;等线&quot;;font-size:1pt" fitpath="t" string="DS2020_031910301_吴雨玥"/>
          <w10:wrap anchorx="margin" anchory="margin"/>
        </v:shape>
      </w:pic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285231110@qq.com">
    <w15:presenceInfo w15:providerId="Windows Live" w15:userId="dcaebe668ba74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Q5OGYxM2RmNGE3YzBkZDViOTRkMjQ3ZTk2Mzg4YTUifQ=="/>
  </w:docVars>
  <w:rsids>
    <w:rsidRoot w:val="008F21AA"/>
    <w:rsid w:val="00012353"/>
    <w:rsid w:val="000232C3"/>
    <w:rsid w:val="00026995"/>
    <w:rsid w:val="000640C2"/>
    <w:rsid w:val="000A1902"/>
    <w:rsid w:val="000A2415"/>
    <w:rsid w:val="000A5EA6"/>
    <w:rsid w:val="000D3BF8"/>
    <w:rsid w:val="000D4231"/>
    <w:rsid w:val="000E0BE9"/>
    <w:rsid w:val="001114F3"/>
    <w:rsid w:val="00132E9E"/>
    <w:rsid w:val="00173C51"/>
    <w:rsid w:val="00175E08"/>
    <w:rsid w:val="00187EFF"/>
    <w:rsid w:val="00197488"/>
    <w:rsid w:val="001E374D"/>
    <w:rsid w:val="00215F5C"/>
    <w:rsid w:val="002442F4"/>
    <w:rsid w:val="002457F8"/>
    <w:rsid w:val="002811F8"/>
    <w:rsid w:val="002A4625"/>
    <w:rsid w:val="002B6BCA"/>
    <w:rsid w:val="002C12DA"/>
    <w:rsid w:val="002C1A10"/>
    <w:rsid w:val="002D3B2A"/>
    <w:rsid w:val="002D4D27"/>
    <w:rsid w:val="003236C8"/>
    <w:rsid w:val="00345CA3"/>
    <w:rsid w:val="0035596E"/>
    <w:rsid w:val="00363301"/>
    <w:rsid w:val="00367939"/>
    <w:rsid w:val="00381B30"/>
    <w:rsid w:val="003A2786"/>
    <w:rsid w:val="003B58B5"/>
    <w:rsid w:val="003C1D06"/>
    <w:rsid w:val="003C2DE1"/>
    <w:rsid w:val="003F4626"/>
    <w:rsid w:val="0040750A"/>
    <w:rsid w:val="0040779B"/>
    <w:rsid w:val="004200F0"/>
    <w:rsid w:val="0042549E"/>
    <w:rsid w:val="0043330A"/>
    <w:rsid w:val="00484B17"/>
    <w:rsid w:val="00487C8C"/>
    <w:rsid w:val="00490F6B"/>
    <w:rsid w:val="004A10A2"/>
    <w:rsid w:val="004A293F"/>
    <w:rsid w:val="004A2C99"/>
    <w:rsid w:val="004A654A"/>
    <w:rsid w:val="004C4DCF"/>
    <w:rsid w:val="004C74DD"/>
    <w:rsid w:val="004D3E27"/>
    <w:rsid w:val="004D49F0"/>
    <w:rsid w:val="004F1824"/>
    <w:rsid w:val="00511286"/>
    <w:rsid w:val="00511E1A"/>
    <w:rsid w:val="0058418E"/>
    <w:rsid w:val="005E1185"/>
    <w:rsid w:val="005E1AAB"/>
    <w:rsid w:val="005E3F35"/>
    <w:rsid w:val="005E5C1B"/>
    <w:rsid w:val="005E66C3"/>
    <w:rsid w:val="00606B1C"/>
    <w:rsid w:val="00611C67"/>
    <w:rsid w:val="0061484C"/>
    <w:rsid w:val="00620111"/>
    <w:rsid w:val="00622967"/>
    <w:rsid w:val="00633436"/>
    <w:rsid w:val="00642730"/>
    <w:rsid w:val="006704BD"/>
    <w:rsid w:val="00683022"/>
    <w:rsid w:val="006C0937"/>
    <w:rsid w:val="006F0DAC"/>
    <w:rsid w:val="00722346"/>
    <w:rsid w:val="007233DF"/>
    <w:rsid w:val="0073466F"/>
    <w:rsid w:val="00760AE3"/>
    <w:rsid w:val="007658E3"/>
    <w:rsid w:val="007C5365"/>
    <w:rsid w:val="007D56A9"/>
    <w:rsid w:val="007D7911"/>
    <w:rsid w:val="00805128"/>
    <w:rsid w:val="0082501F"/>
    <w:rsid w:val="00836EEE"/>
    <w:rsid w:val="0087365D"/>
    <w:rsid w:val="0087694F"/>
    <w:rsid w:val="008A5B0E"/>
    <w:rsid w:val="008D21BC"/>
    <w:rsid w:val="008D4AAD"/>
    <w:rsid w:val="008E1AA5"/>
    <w:rsid w:val="008F21AA"/>
    <w:rsid w:val="008F2949"/>
    <w:rsid w:val="008F7A3C"/>
    <w:rsid w:val="009041B9"/>
    <w:rsid w:val="0092792D"/>
    <w:rsid w:val="00933183"/>
    <w:rsid w:val="00937012"/>
    <w:rsid w:val="0094091A"/>
    <w:rsid w:val="00952B86"/>
    <w:rsid w:val="009609DE"/>
    <w:rsid w:val="00962746"/>
    <w:rsid w:val="00964FB7"/>
    <w:rsid w:val="009725FE"/>
    <w:rsid w:val="0097763D"/>
    <w:rsid w:val="00991655"/>
    <w:rsid w:val="009954B7"/>
    <w:rsid w:val="009B3262"/>
    <w:rsid w:val="009C3A45"/>
    <w:rsid w:val="009C501B"/>
    <w:rsid w:val="009D5D13"/>
    <w:rsid w:val="009E038E"/>
    <w:rsid w:val="009F1848"/>
    <w:rsid w:val="00A017DB"/>
    <w:rsid w:val="00A05664"/>
    <w:rsid w:val="00A067EC"/>
    <w:rsid w:val="00A22C8C"/>
    <w:rsid w:val="00A61A74"/>
    <w:rsid w:val="00A66937"/>
    <w:rsid w:val="00AA2C37"/>
    <w:rsid w:val="00AA6D2B"/>
    <w:rsid w:val="00AB6E38"/>
    <w:rsid w:val="00AF73FA"/>
    <w:rsid w:val="00AF7AFD"/>
    <w:rsid w:val="00B430C3"/>
    <w:rsid w:val="00B76A34"/>
    <w:rsid w:val="00B80159"/>
    <w:rsid w:val="00B953D9"/>
    <w:rsid w:val="00BB416C"/>
    <w:rsid w:val="00BC018A"/>
    <w:rsid w:val="00BE3F26"/>
    <w:rsid w:val="00BF0BAB"/>
    <w:rsid w:val="00BF4AA9"/>
    <w:rsid w:val="00C05135"/>
    <w:rsid w:val="00C36F06"/>
    <w:rsid w:val="00C677D8"/>
    <w:rsid w:val="00C746C2"/>
    <w:rsid w:val="00C805E9"/>
    <w:rsid w:val="00C86B2D"/>
    <w:rsid w:val="00CA4FBE"/>
    <w:rsid w:val="00CE507A"/>
    <w:rsid w:val="00CF4005"/>
    <w:rsid w:val="00D01811"/>
    <w:rsid w:val="00D132B0"/>
    <w:rsid w:val="00D30582"/>
    <w:rsid w:val="00D33BB8"/>
    <w:rsid w:val="00D50A25"/>
    <w:rsid w:val="00D527D8"/>
    <w:rsid w:val="00D56436"/>
    <w:rsid w:val="00D83687"/>
    <w:rsid w:val="00D86D40"/>
    <w:rsid w:val="00D92581"/>
    <w:rsid w:val="00D9480A"/>
    <w:rsid w:val="00DC0363"/>
    <w:rsid w:val="00DC6676"/>
    <w:rsid w:val="00DE0F92"/>
    <w:rsid w:val="00DE1F21"/>
    <w:rsid w:val="00DF2D93"/>
    <w:rsid w:val="00E135B2"/>
    <w:rsid w:val="00E405EA"/>
    <w:rsid w:val="00E67CF6"/>
    <w:rsid w:val="00E732EA"/>
    <w:rsid w:val="00EA15F7"/>
    <w:rsid w:val="00EC49E7"/>
    <w:rsid w:val="00EE6B4B"/>
    <w:rsid w:val="00F01802"/>
    <w:rsid w:val="00F242BB"/>
    <w:rsid w:val="00F575CB"/>
    <w:rsid w:val="00F77AB9"/>
    <w:rsid w:val="00F955CC"/>
    <w:rsid w:val="00FA7B58"/>
    <w:rsid w:val="00FB423B"/>
    <w:rsid w:val="00FB7DFD"/>
    <w:rsid w:val="00FD3AF3"/>
    <w:rsid w:val="00FD4F6F"/>
    <w:rsid w:val="211C6E78"/>
    <w:rsid w:val="213C485C"/>
    <w:rsid w:val="48A21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F3CD4CF"/>
  <w15:docId w15:val="{78DE3A52-9DC6-4747-A797-F8BF1685C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rFonts w:ascii="Times New Roman" w:eastAsia="SimSun" w:hAnsi="Times New Roman" w:cs="Times New Roman"/>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SimHei"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qFormat/>
    <w:rPr>
      <w:rFonts w:ascii="Times New Roman" w:eastAsia="SimSun" w:hAnsi="Times New Roman" w:cs="Times New Roman"/>
      <w:b/>
      <w:bCs/>
      <w:kern w:val="44"/>
      <w:sz w:val="44"/>
      <w:szCs w:val="44"/>
    </w:rPr>
  </w:style>
  <w:style w:type="paragraph" w:styleId="a9">
    <w:name w:val="List Paragraph"/>
    <w:basedOn w:val="a"/>
    <w:uiPriority w:val="34"/>
    <w:qFormat/>
    <w:pPr>
      <w:ind w:firstLineChars="200" w:firstLine="420"/>
    </w:pPr>
  </w:style>
  <w:style w:type="character" w:customStyle="1" w:styleId="a4">
    <w:name w:val="批注框文本 字符"/>
    <w:basedOn w:val="a0"/>
    <w:link w:val="a3"/>
    <w:uiPriority w:val="99"/>
    <w:semiHidden/>
    <w:qFormat/>
    <w:rPr>
      <w:sz w:val="18"/>
      <w:szCs w:val="18"/>
    </w:rPr>
  </w:style>
  <w:style w:type="character" w:customStyle="1" w:styleId="20">
    <w:name w:val="标题 2 字符"/>
    <w:basedOn w:val="a0"/>
    <w:link w:val="2"/>
    <w:qFormat/>
    <w:rPr>
      <w:rFonts w:ascii="Arial" w:eastAsia="SimHei" w:hAnsi="Arial"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56"/>
    <customShpInfo spid="_x0000_s2055"/>
  </customShpExts>
</s:customData>
</file>

<file path=customXml/itemProps1.xml><?xml version="1.0" encoding="utf-8"?>
<ds:datastoreItem xmlns:ds="http://schemas.openxmlformats.org/officeDocument/2006/customXml" ds:itemID="{8AE5AE38-FFC0-4087-9DFB-0EF7FEEDAAF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4051</Words>
  <Characters>23095</Characters>
  <Application>Microsoft Office Word</Application>
  <DocSecurity>0</DocSecurity>
  <Lines>192</Lines>
  <Paragraphs>54</Paragraphs>
  <ScaleCrop>false</ScaleCrop>
  <Company/>
  <LinksUpToDate>false</LinksUpToDate>
  <CharactersWithSpaces>27092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1285231110@qq.com</dc:creator>
  <cp:lastModifiedBy>易 博天</cp:lastModifiedBy>
  <cp:revision>2</cp:revision>
  <dcterms:created xsi:type="dcterms:W3CDTF">2022-12-07T15:09:00Z</dcterms:created>
  <dcterms:modified xsi:type="dcterms:W3CDTF">2022-12-07T15:09:00Z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BB961ED9546C4857895C4B89F7EF7342</vt:lpwstr>
  </property>
</Properties>
</file>